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0A705A" w14:textId="77777777" w:rsidR="00AD2C58" w:rsidRPr="001272CB" w:rsidRDefault="00AD2C58" w:rsidP="00825B0A">
      <w:pPr>
        <w:pStyle w:val="Sansinterligne"/>
        <w:jc w:val="both"/>
        <w:rPr>
          <w:sz w:val="40"/>
        </w:rPr>
      </w:pPr>
    </w:p>
    <w:p w14:paraId="4E852F72" w14:textId="77777777" w:rsidR="00AD2C58" w:rsidRPr="001272CB" w:rsidRDefault="00AD2C58" w:rsidP="00825B0A">
      <w:pPr>
        <w:pStyle w:val="Sansinterligne"/>
        <w:jc w:val="both"/>
        <w:rPr>
          <w:sz w:val="40"/>
        </w:rPr>
      </w:pPr>
    </w:p>
    <w:p w14:paraId="667A00E7" w14:textId="77777777" w:rsidR="00AD2C58" w:rsidRPr="001272CB" w:rsidRDefault="00AD2C58" w:rsidP="000A30EA">
      <w:pPr>
        <w:pStyle w:val="Sansinterligne"/>
        <w:rPr>
          <w:sz w:val="36"/>
          <w:szCs w:val="20"/>
        </w:rPr>
      </w:pPr>
    </w:p>
    <w:p w14:paraId="71818B9C" w14:textId="77777777" w:rsidR="005A1444" w:rsidRPr="001272CB" w:rsidRDefault="00CF71D2" w:rsidP="000A30EA">
      <w:pPr>
        <w:pStyle w:val="Sansinterligne"/>
        <w:rPr>
          <w:sz w:val="32"/>
          <w:szCs w:val="18"/>
        </w:rPr>
      </w:pPr>
      <w:r w:rsidRPr="001272CB">
        <w:rPr>
          <w:sz w:val="32"/>
          <w:szCs w:val="18"/>
        </w:rPr>
        <w:t>Joaquim</w:t>
      </w:r>
      <w:r w:rsidRPr="001272CB">
        <w:rPr>
          <w:sz w:val="32"/>
          <w:szCs w:val="18"/>
        </w:rPr>
        <w:tab/>
      </w:r>
      <w:r w:rsidRPr="001272CB">
        <w:rPr>
          <w:sz w:val="32"/>
          <w:szCs w:val="18"/>
        </w:rPr>
        <w:tab/>
      </w:r>
      <w:r w:rsidRPr="001272CB">
        <w:rPr>
          <w:sz w:val="32"/>
          <w:szCs w:val="18"/>
        </w:rPr>
        <w:tab/>
      </w:r>
      <w:r w:rsidRPr="001272CB">
        <w:rPr>
          <w:sz w:val="32"/>
          <w:szCs w:val="18"/>
        </w:rPr>
        <w:tab/>
      </w:r>
      <w:r w:rsidRPr="001272CB">
        <w:rPr>
          <w:sz w:val="32"/>
          <w:szCs w:val="18"/>
        </w:rPr>
        <w:tab/>
      </w:r>
      <w:r w:rsidRPr="001272CB">
        <w:rPr>
          <w:sz w:val="32"/>
          <w:szCs w:val="18"/>
        </w:rPr>
        <w:tab/>
      </w:r>
      <w:r w:rsidR="00AD2C58" w:rsidRPr="001272CB">
        <w:rPr>
          <w:sz w:val="32"/>
          <w:szCs w:val="18"/>
        </w:rPr>
        <w:tab/>
      </w:r>
      <w:r w:rsidR="008B78EB" w:rsidRPr="001272CB">
        <w:rPr>
          <w:sz w:val="32"/>
          <w:szCs w:val="18"/>
        </w:rPr>
        <w:tab/>
      </w:r>
      <w:r w:rsidR="000A30EA" w:rsidRPr="001272CB">
        <w:rPr>
          <w:sz w:val="32"/>
          <w:szCs w:val="18"/>
        </w:rPr>
        <w:tab/>
        <w:t xml:space="preserve">       </w:t>
      </w:r>
      <w:r w:rsidR="008B78EB" w:rsidRPr="001272CB">
        <w:rPr>
          <w:sz w:val="32"/>
          <w:szCs w:val="18"/>
        </w:rPr>
        <w:t>2018/2019</w:t>
      </w:r>
    </w:p>
    <w:p w14:paraId="11D5DCE1" w14:textId="77777777" w:rsidR="00CF71D2" w:rsidRPr="001272CB" w:rsidRDefault="00CF71D2" w:rsidP="000A30EA">
      <w:pPr>
        <w:pStyle w:val="Sansinterligne"/>
        <w:rPr>
          <w:sz w:val="32"/>
          <w:szCs w:val="18"/>
        </w:rPr>
      </w:pPr>
      <w:r w:rsidRPr="001272CB">
        <w:rPr>
          <w:sz w:val="32"/>
          <w:szCs w:val="18"/>
        </w:rPr>
        <w:t>Estopinan</w:t>
      </w:r>
      <w:r w:rsidR="008B78EB" w:rsidRPr="001272CB">
        <w:rPr>
          <w:sz w:val="32"/>
          <w:szCs w:val="18"/>
        </w:rPr>
        <w:tab/>
      </w:r>
      <w:r w:rsidR="008B78EB" w:rsidRPr="001272CB">
        <w:rPr>
          <w:sz w:val="32"/>
          <w:szCs w:val="18"/>
        </w:rPr>
        <w:tab/>
      </w:r>
      <w:r w:rsidR="008B78EB" w:rsidRPr="001272CB">
        <w:rPr>
          <w:sz w:val="32"/>
          <w:szCs w:val="18"/>
        </w:rPr>
        <w:tab/>
      </w:r>
      <w:r w:rsidR="008B78EB" w:rsidRPr="001272CB">
        <w:rPr>
          <w:sz w:val="32"/>
          <w:szCs w:val="18"/>
        </w:rPr>
        <w:tab/>
      </w:r>
      <w:r w:rsidR="008B78EB" w:rsidRPr="001272CB">
        <w:rPr>
          <w:sz w:val="32"/>
          <w:szCs w:val="18"/>
        </w:rPr>
        <w:tab/>
      </w:r>
      <w:r w:rsidR="008B78EB" w:rsidRPr="001272CB">
        <w:rPr>
          <w:sz w:val="32"/>
          <w:szCs w:val="18"/>
        </w:rPr>
        <w:tab/>
      </w:r>
      <w:r w:rsidR="000A30EA" w:rsidRPr="001272CB">
        <w:rPr>
          <w:sz w:val="32"/>
          <w:szCs w:val="18"/>
        </w:rPr>
        <w:tab/>
        <w:t xml:space="preserve">        </w:t>
      </w:r>
      <w:r w:rsidR="008B78EB" w:rsidRPr="001272CB">
        <w:rPr>
          <w:sz w:val="32"/>
          <w:szCs w:val="18"/>
        </w:rPr>
        <w:t>13/05/19</w:t>
      </w:r>
      <w:r w:rsidR="000A30EA" w:rsidRPr="001272CB">
        <w:rPr>
          <w:sz w:val="32"/>
          <w:szCs w:val="18"/>
        </w:rPr>
        <w:t xml:space="preserve"> </w:t>
      </w:r>
      <w:r w:rsidR="008B78EB" w:rsidRPr="001272CB">
        <w:rPr>
          <w:sz w:val="32"/>
          <w:szCs w:val="18"/>
        </w:rPr>
        <w:t>– 02/08/19</w:t>
      </w:r>
    </w:p>
    <w:p w14:paraId="54876B4B" w14:textId="77777777" w:rsidR="00CF71D2" w:rsidRPr="001272CB" w:rsidRDefault="00AD2C58" w:rsidP="00825B0A">
      <w:pPr>
        <w:pStyle w:val="Sansinterligne"/>
        <w:jc w:val="both"/>
        <w:rPr>
          <w:sz w:val="32"/>
          <w:szCs w:val="32"/>
        </w:rPr>
      </w:pPr>
      <w:r w:rsidRPr="001272CB">
        <w:rPr>
          <w:sz w:val="32"/>
          <w:szCs w:val="32"/>
        </w:rPr>
        <w:t>SICOM</w:t>
      </w:r>
    </w:p>
    <w:p w14:paraId="6A2C07FE" w14:textId="77777777" w:rsidR="00CF71D2" w:rsidRPr="001272CB" w:rsidRDefault="00CF71D2" w:rsidP="00825B0A">
      <w:pPr>
        <w:pStyle w:val="Sansinterligne"/>
        <w:jc w:val="both"/>
      </w:pPr>
    </w:p>
    <w:p w14:paraId="363B7CC2" w14:textId="77777777" w:rsidR="00CF71D2" w:rsidRPr="001272CB" w:rsidRDefault="00CF71D2" w:rsidP="00825B0A">
      <w:pPr>
        <w:pStyle w:val="Sansinterligne"/>
        <w:jc w:val="both"/>
      </w:pPr>
    </w:p>
    <w:p w14:paraId="232DDE05" w14:textId="77777777" w:rsidR="00CF71D2" w:rsidRPr="001272CB" w:rsidRDefault="00CF71D2" w:rsidP="00825B0A">
      <w:pPr>
        <w:pStyle w:val="Sansinterligne"/>
        <w:jc w:val="both"/>
      </w:pPr>
    </w:p>
    <w:p w14:paraId="31AB1A7E" w14:textId="77777777" w:rsidR="00CF71D2" w:rsidRPr="001272CB" w:rsidRDefault="00CF71D2" w:rsidP="00825B0A">
      <w:pPr>
        <w:pStyle w:val="Sansinterligne"/>
        <w:jc w:val="both"/>
      </w:pPr>
    </w:p>
    <w:p w14:paraId="0C2421DA" w14:textId="77777777" w:rsidR="00CF71D2" w:rsidRPr="001272CB" w:rsidRDefault="00CF71D2" w:rsidP="00825B0A">
      <w:pPr>
        <w:pStyle w:val="Sansinterligne"/>
        <w:jc w:val="both"/>
      </w:pPr>
    </w:p>
    <w:p w14:paraId="61336602" w14:textId="77777777" w:rsidR="00CF71D2" w:rsidRPr="001272CB" w:rsidRDefault="00CF71D2" w:rsidP="00825B0A">
      <w:pPr>
        <w:pStyle w:val="Sansinterligne"/>
        <w:jc w:val="both"/>
      </w:pPr>
    </w:p>
    <w:p w14:paraId="0BDD5550" w14:textId="77777777" w:rsidR="00CF71D2" w:rsidRPr="001272CB" w:rsidRDefault="00CF71D2" w:rsidP="00825B0A">
      <w:pPr>
        <w:pStyle w:val="Sansinterligne"/>
        <w:jc w:val="both"/>
      </w:pPr>
    </w:p>
    <w:p w14:paraId="451E97D5" w14:textId="77777777" w:rsidR="00CF71D2" w:rsidRPr="001272CB" w:rsidRDefault="00CF71D2" w:rsidP="002F15BE">
      <w:pPr>
        <w:pStyle w:val="Titre1"/>
        <w:rPr>
          <w:color w:val="auto"/>
          <w:sz w:val="52"/>
          <w:lang w:val="fr-FR"/>
        </w:rPr>
      </w:pPr>
      <w:bookmarkStart w:id="0" w:name="_Toc15562016"/>
      <w:bookmarkStart w:id="1" w:name="_Toc15564320"/>
      <w:bookmarkStart w:id="2" w:name="_Toc17730428"/>
      <w:bookmarkStart w:id="3" w:name="_Toc17737175"/>
      <w:bookmarkStart w:id="4" w:name="_Toc18682573"/>
      <w:r w:rsidRPr="001272CB">
        <w:rPr>
          <w:color w:val="auto"/>
          <w:sz w:val="52"/>
          <w:lang w:val="fr-FR"/>
        </w:rPr>
        <w:t>Rapport de Stage 2A</w:t>
      </w:r>
      <w:bookmarkEnd w:id="0"/>
      <w:bookmarkEnd w:id="1"/>
      <w:bookmarkEnd w:id="2"/>
      <w:bookmarkEnd w:id="3"/>
      <w:bookmarkEnd w:id="4"/>
    </w:p>
    <w:p w14:paraId="41B3A1F1" w14:textId="77777777" w:rsidR="00CF71D2" w:rsidRPr="001272CB" w:rsidRDefault="00CF71D2" w:rsidP="00825B0A">
      <w:pPr>
        <w:jc w:val="both"/>
      </w:pPr>
    </w:p>
    <w:p w14:paraId="2358730B" w14:textId="77777777" w:rsidR="00CF71D2" w:rsidRPr="001272CB" w:rsidRDefault="00CF71D2" w:rsidP="00825B0A">
      <w:pPr>
        <w:pStyle w:val="Titre1"/>
        <w:jc w:val="both"/>
        <w:rPr>
          <w:lang w:val="fr-FR"/>
        </w:rPr>
      </w:pPr>
      <w:bookmarkStart w:id="5" w:name="_Toc15562017"/>
      <w:bookmarkStart w:id="6" w:name="_Toc15564321"/>
      <w:bookmarkStart w:id="7" w:name="_Toc17730429"/>
      <w:bookmarkStart w:id="8" w:name="_Toc17737176"/>
      <w:bookmarkStart w:id="9" w:name="_Toc18682574"/>
      <w:r w:rsidRPr="001272CB">
        <w:rPr>
          <w:lang w:val="fr-FR"/>
        </w:rPr>
        <w:t>_____________________________________</w:t>
      </w:r>
      <w:bookmarkEnd w:id="5"/>
      <w:bookmarkEnd w:id="6"/>
      <w:bookmarkEnd w:id="7"/>
      <w:bookmarkEnd w:id="8"/>
      <w:bookmarkEnd w:id="9"/>
    </w:p>
    <w:p w14:paraId="13423455" w14:textId="77777777" w:rsidR="00CF71D2" w:rsidRPr="001272CB" w:rsidRDefault="00CF71D2" w:rsidP="00825B0A">
      <w:pPr>
        <w:pStyle w:val="Titre1"/>
        <w:jc w:val="both"/>
        <w:rPr>
          <w:lang w:val="fr-FR"/>
        </w:rPr>
      </w:pPr>
      <w:bookmarkStart w:id="10" w:name="_Toc15562018"/>
      <w:bookmarkStart w:id="11" w:name="_Toc15564322"/>
      <w:bookmarkStart w:id="12" w:name="_Toc17730430"/>
      <w:bookmarkStart w:id="13" w:name="_Toc17737177"/>
      <w:bookmarkStart w:id="14" w:name="_Toc18682575"/>
      <w:r w:rsidRPr="001272CB">
        <w:rPr>
          <w:lang w:val="fr-FR"/>
        </w:rPr>
        <w:t>Algorithme de test estimant la linéarité d’un convertisseur analogique numérique cyclique</w:t>
      </w:r>
      <w:bookmarkEnd w:id="10"/>
      <w:bookmarkEnd w:id="11"/>
      <w:bookmarkEnd w:id="12"/>
      <w:bookmarkEnd w:id="13"/>
      <w:bookmarkEnd w:id="14"/>
    </w:p>
    <w:p w14:paraId="6DDE515B" w14:textId="77777777" w:rsidR="00CF71D2" w:rsidRPr="001272CB" w:rsidRDefault="00CF71D2" w:rsidP="00825B0A">
      <w:pPr>
        <w:pStyle w:val="Sansinterligne"/>
        <w:jc w:val="both"/>
        <w:rPr>
          <w:color w:val="2E74B5" w:themeColor="accent1" w:themeShade="BF"/>
        </w:rPr>
      </w:pPr>
      <w:r w:rsidRPr="001272CB">
        <w:rPr>
          <w:color w:val="2E74B5" w:themeColor="accent1" w:themeShade="BF"/>
        </w:rPr>
        <w:t>__________________________________________________________________________________</w:t>
      </w:r>
    </w:p>
    <w:p w14:paraId="04E3FDE8" w14:textId="77777777" w:rsidR="00EA18D4" w:rsidRPr="001272CB" w:rsidRDefault="00EA18D4" w:rsidP="00825B0A">
      <w:pPr>
        <w:pStyle w:val="Titre1"/>
        <w:jc w:val="both"/>
        <w:rPr>
          <w:lang w:val="fr-FR"/>
        </w:rPr>
      </w:pPr>
    </w:p>
    <w:p w14:paraId="39906BD9" w14:textId="77777777" w:rsidR="002C78CC" w:rsidRPr="00BF6D05" w:rsidRDefault="0011235F" w:rsidP="00A9269B">
      <w:pPr>
        <w:pStyle w:val="Titre1"/>
        <w:jc w:val="left"/>
        <w:rPr>
          <w:color w:val="auto"/>
          <w:sz w:val="28"/>
          <w:szCs w:val="28"/>
          <w:lang w:val="fr-FR"/>
        </w:rPr>
      </w:pPr>
      <w:bookmarkStart w:id="15" w:name="_Toc15562019"/>
      <w:bookmarkStart w:id="16" w:name="_Toc15564323"/>
      <w:bookmarkStart w:id="17" w:name="_Toc17730431"/>
      <w:bookmarkStart w:id="18" w:name="_Toc17737178"/>
      <w:bookmarkStart w:id="19" w:name="_Toc18682576"/>
      <w:proofErr w:type="gramStart"/>
      <w:r w:rsidRPr="001272CB">
        <w:rPr>
          <w:color w:val="auto"/>
          <w:sz w:val="32"/>
          <w:lang w:val="fr-FR"/>
        </w:rPr>
        <w:t>Tuteur:</w:t>
      </w:r>
      <w:proofErr w:type="gramEnd"/>
      <w:r w:rsidR="00A9269B" w:rsidRPr="001272CB">
        <w:rPr>
          <w:color w:val="auto"/>
          <w:sz w:val="32"/>
          <w:lang w:val="fr-FR"/>
        </w:rPr>
        <w:t xml:space="preserve"> </w:t>
      </w:r>
      <w:r w:rsidR="00A9269B" w:rsidRPr="001272CB">
        <w:rPr>
          <w:color w:val="auto"/>
          <w:sz w:val="32"/>
          <w:lang w:val="fr-FR"/>
        </w:rPr>
        <w:tab/>
      </w:r>
      <w:r w:rsidR="002C78CC" w:rsidRPr="00BF6D05">
        <w:rPr>
          <w:color w:val="auto"/>
          <w:sz w:val="28"/>
          <w:szCs w:val="28"/>
          <w:lang w:val="fr-FR"/>
        </w:rPr>
        <w:t>Matthieu Dubois</w:t>
      </w:r>
      <w:bookmarkEnd w:id="15"/>
      <w:bookmarkEnd w:id="16"/>
      <w:bookmarkEnd w:id="17"/>
      <w:bookmarkEnd w:id="18"/>
      <w:bookmarkEnd w:id="19"/>
    </w:p>
    <w:p w14:paraId="74863101" w14:textId="77777777" w:rsidR="00A9269B" w:rsidRPr="00BF6D05" w:rsidRDefault="00A9269B" w:rsidP="00A9269B">
      <w:pPr>
        <w:rPr>
          <w:sz w:val="28"/>
          <w:szCs w:val="28"/>
        </w:rPr>
      </w:pPr>
      <w:r w:rsidRPr="00BF6D05">
        <w:rPr>
          <w:sz w:val="28"/>
          <w:szCs w:val="28"/>
        </w:rPr>
        <w:tab/>
      </w:r>
      <w:r w:rsidRPr="00BF6D05">
        <w:rPr>
          <w:sz w:val="28"/>
          <w:szCs w:val="28"/>
        </w:rPr>
        <w:tab/>
      </w:r>
      <w:hyperlink r:id="rId8" w:history="1">
        <w:r w:rsidRPr="00BF6D05">
          <w:rPr>
            <w:rStyle w:val="Lienhypertexte"/>
            <w:sz w:val="28"/>
            <w:szCs w:val="28"/>
          </w:rPr>
          <w:t>Matthieu.Dubois@pyxalis.com</w:t>
        </w:r>
      </w:hyperlink>
    </w:p>
    <w:p w14:paraId="5B12F703" w14:textId="77777777" w:rsidR="00A9269B" w:rsidRPr="00BF6D05" w:rsidRDefault="00A9269B" w:rsidP="00BF6D05">
      <w:pPr>
        <w:rPr>
          <w:rFonts w:asciiTheme="majorHAnsi" w:hAnsiTheme="majorHAnsi" w:cstheme="majorHAnsi"/>
        </w:rPr>
      </w:pPr>
      <w:r w:rsidRPr="001272CB">
        <w:rPr>
          <w:sz w:val="32"/>
          <w:szCs w:val="32"/>
        </w:rPr>
        <w:tab/>
      </w:r>
      <w:r w:rsidRPr="001272CB">
        <w:rPr>
          <w:sz w:val="32"/>
          <w:szCs w:val="32"/>
        </w:rPr>
        <w:tab/>
      </w:r>
      <w:r w:rsidR="00BF6D05" w:rsidRPr="00BF6D05">
        <w:rPr>
          <w:rFonts w:asciiTheme="majorHAnsi" w:hAnsiTheme="majorHAnsi" w:cstheme="majorHAnsi"/>
          <w:sz w:val="28"/>
          <w:szCs w:val="28"/>
        </w:rPr>
        <w:t>+33 4 26 78 48 41</w:t>
      </w:r>
    </w:p>
    <w:p w14:paraId="019B0D7A" w14:textId="77777777" w:rsidR="002C78CC" w:rsidRPr="002C410B" w:rsidRDefault="002C78CC" w:rsidP="00825B0A">
      <w:pPr>
        <w:jc w:val="both"/>
        <w:rPr>
          <w:rPrChange w:id="20" w:author="Matthieu DUBOIS" w:date="2019-09-03T11:48:00Z">
            <w:rPr>
              <w:lang w:val="en-US"/>
            </w:rPr>
          </w:rPrChange>
        </w:rPr>
      </w:pPr>
    </w:p>
    <w:p w14:paraId="3460BD90" w14:textId="77777777" w:rsidR="00342B02" w:rsidRPr="002C410B" w:rsidRDefault="00342B02" w:rsidP="00825B0A">
      <w:pPr>
        <w:jc w:val="both"/>
        <w:rPr>
          <w:rPrChange w:id="21" w:author="Matthieu DUBOIS" w:date="2019-09-03T11:48:00Z">
            <w:rPr>
              <w:lang w:val="en-US"/>
            </w:rPr>
          </w:rPrChange>
        </w:rPr>
      </w:pPr>
    </w:p>
    <w:p w14:paraId="7E5518A6" w14:textId="77777777" w:rsidR="00E66C3F" w:rsidRPr="002C410B" w:rsidRDefault="00E66C3F" w:rsidP="00825B0A">
      <w:pPr>
        <w:jc w:val="both"/>
        <w:rPr>
          <w:rPrChange w:id="22" w:author="Matthieu DUBOIS" w:date="2019-09-03T11:48:00Z">
            <w:rPr>
              <w:lang w:val="en-US"/>
            </w:rPr>
          </w:rPrChange>
        </w:rPr>
      </w:pPr>
    </w:p>
    <w:p w14:paraId="219F8DC2" w14:textId="77777777" w:rsidR="00EA18D4" w:rsidRPr="002C410B" w:rsidRDefault="00EA18D4" w:rsidP="002F15BE">
      <w:pPr>
        <w:pStyle w:val="Titre1"/>
        <w:rPr>
          <w:color w:val="auto"/>
          <w:sz w:val="32"/>
          <w:szCs w:val="20"/>
          <w:lang w:val="fr-FR"/>
          <w:rPrChange w:id="23" w:author="Matthieu DUBOIS" w:date="2019-09-03T11:48:00Z">
            <w:rPr>
              <w:color w:val="auto"/>
              <w:sz w:val="32"/>
              <w:szCs w:val="20"/>
            </w:rPr>
          </w:rPrChange>
        </w:rPr>
      </w:pPr>
      <w:bookmarkStart w:id="24" w:name="_Toc15562020"/>
      <w:bookmarkStart w:id="25" w:name="_Toc15564324"/>
      <w:bookmarkStart w:id="26" w:name="_Toc17730432"/>
      <w:bookmarkStart w:id="27" w:name="_Toc17737179"/>
      <w:bookmarkStart w:id="28" w:name="_Toc18682577"/>
      <w:r w:rsidRPr="002C410B">
        <w:rPr>
          <w:color w:val="auto"/>
          <w:sz w:val="32"/>
          <w:szCs w:val="20"/>
          <w:lang w:val="fr-FR"/>
          <w:rPrChange w:id="29" w:author="Matthieu DUBOIS" w:date="2019-09-03T11:48:00Z">
            <w:rPr>
              <w:color w:val="auto"/>
              <w:sz w:val="32"/>
              <w:szCs w:val="20"/>
            </w:rPr>
          </w:rPrChange>
        </w:rPr>
        <w:t>Pyxalis 2019</w:t>
      </w:r>
      <w:bookmarkEnd w:id="24"/>
      <w:bookmarkEnd w:id="25"/>
      <w:bookmarkEnd w:id="26"/>
      <w:bookmarkEnd w:id="27"/>
      <w:bookmarkEnd w:id="28"/>
    </w:p>
    <w:p w14:paraId="010E0780" w14:textId="77777777" w:rsidR="00EA18D4" w:rsidRPr="001272CB" w:rsidRDefault="005A1444" w:rsidP="002F15BE">
      <w:pPr>
        <w:pStyle w:val="Titre1"/>
        <w:rPr>
          <w:color w:val="auto"/>
          <w:sz w:val="32"/>
          <w:szCs w:val="20"/>
          <w:shd w:val="clear" w:color="auto" w:fill="FFFFFF"/>
          <w:lang w:val="fr-FR"/>
        </w:rPr>
      </w:pPr>
      <w:bookmarkStart w:id="30" w:name="_Toc15562021"/>
      <w:bookmarkStart w:id="31" w:name="_Toc15564325"/>
      <w:bookmarkStart w:id="32" w:name="_Toc17730433"/>
      <w:bookmarkStart w:id="33" w:name="_Toc17737180"/>
      <w:bookmarkStart w:id="34" w:name="_Toc18682578"/>
      <w:r w:rsidRPr="001272CB">
        <w:rPr>
          <w:color w:val="auto"/>
          <w:sz w:val="32"/>
          <w:szCs w:val="20"/>
          <w:shd w:val="clear" w:color="auto" w:fill="FFFFFF"/>
          <w:lang w:val="fr-FR"/>
        </w:rPr>
        <w:t>170 Rue de Chatagnon, 38430 Moirans</w:t>
      </w:r>
      <w:bookmarkEnd w:id="30"/>
      <w:bookmarkEnd w:id="31"/>
      <w:bookmarkEnd w:id="32"/>
      <w:bookmarkEnd w:id="33"/>
      <w:bookmarkEnd w:id="34"/>
    </w:p>
    <w:p w14:paraId="12425993" w14:textId="77777777" w:rsidR="003F1EE0" w:rsidRPr="001272CB" w:rsidRDefault="0023361B" w:rsidP="00825B0A">
      <w:pPr>
        <w:jc w:val="both"/>
      </w:pPr>
      <w:r w:rsidRPr="001272CB">
        <w:br w:type="page"/>
      </w:r>
    </w:p>
    <w:p w14:paraId="167305FE" w14:textId="77777777" w:rsidR="003F1EE0" w:rsidRPr="001272CB" w:rsidRDefault="0047267B" w:rsidP="00825B0A">
      <w:pPr>
        <w:pStyle w:val="Titre1"/>
        <w:jc w:val="both"/>
        <w:rPr>
          <w:lang w:val="fr-FR"/>
        </w:rPr>
      </w:pPr>
      <w:bookmarkStart w:id="35" w:name="_Toc15562022"/>
      <w:bookmarkStart w:id="36" w:name="_Toc15564326"/>
      <w:bookmarkStart w:id="37" w:name="_Toc17730434"/>
      <w:bookmarkStart w:id="38" w:name="_Toc17737181"/>
      <w:bookmarkStart w:id="39" w:name="_Toc18682579"/>
      <w:r w:rsidRPr="001272CB">
        <w:rPr>
          <w:lang w:val="fr-FR"/>
        </w:rPr>
        <w:lastRenderedPageBreak/>
        <w:t>TABLE DES MATIERES</w:t>
      </w:r>
      <w:bookmarkEnd w:id="35"/>
      <w:bookmarkEnd w:id="36"/>
      <w:bookmarkEnd w:id="37"/>
      <w:bookmarkEnd w:id="38"/>
      <w:bookmarkEnd w:id="39"/>
    </w:p>
    <w:p w14:paraId="55B998FB" w14:textId="77777777" w:rsidR="001319B0" w:rsidRPr="001272CB" w:rsidRDefault="001319B0" w:rsidP="00825B0A">
      <w:pPr>
        <w:jc w:val="both"/>
      </w:pPr>
    </w:p>
    <w:sdt>
      <w:sdtPr>
        <w:id w:val="-1131780966"/>
        <w:docPartObj>
          <w:docPartGallery w:val="Table of Contents"/>
          <w:docPartUnique/>
        </w:docPartObj>
      </w:sdtPr>
      <w:sdtEndPr>
        <w:rPr>
          <w:b/>
          <w:bCs/>
        </w:rPr>
      </w:sdtEndPr>
      <w:sdtContent>
        <w:p w14:paraId="3C0729DC" w14:textId="2A869DB1" w:rsidR="002076AD" w:rsidRDefault="001319B0" w:rsidP="002076AD">
          <w:pPr>
            <w:pStyle w:val="TM1"/>
            <w:tabs>
              <w:tab w:val="right" w:leader="dot" w:pos="9062"/>
            </w:tabs>
            <w:rPr>
              <w:rFonts w:eastAsiaTheme="minorEastAsia"/>
              <w:noProof/>
              <w:lang w:eastAsia="fr-FR"/>
            </w:rPr>
          </w:pPr>
          <w:r w:rsidRPr="001272CB">
            <w:fldChar w:fldCharType="begin"/>
          </w:r>
          <w:r w:rsidRPr="001272CB">
            <w:instrText xml:space="preserve"> TOC \o "1-3" \h \z \u </w:instrText>
          </w:r>
          <w:r w:rsidRPr="001272CB">
            <w:fldChar w:fldCharType="separate"/>
          </w:r>
        </w:p>
        <w:p w14:paraId="79DDBBA1" w14:textId="4C10D7AF" w:rsidR="002076AD" w:rsidRDefault="002076AD">
          <w:pPr>
            <w:pStyle w:val="TM2"/>
            <w:rPr>
              <w:rFonts w:eastAsiaTheme="minorEastAsia"/>
              <w:b w:val="0"/>
              <w:lang w:eastAsia="fr-FR"/>
            </w:rPr>
          </w:pPr>
          <w:r w:rsidRPr="00525105">
            <w:rPr>
              <w:rStyle w:val="Lienhypertexte"/>
            </w:rPr>
            <w:fldChar w:fldCharType="begin"/>
          </w:r>
          <w:r w:rsidRPr="00525105">
            <w:rPr>
              <w:rStyle w:val="Lienhypertexte"/>
            </w:rPr>
            <w:instrText xml:space="preserve"> </w:instrText>
          </w:r>
          <w:r>
            <w:instrText>HYPERLINK \l "_Toc18682580"</w:instrText>
          </w:r>
          <w:r w:rsidRPr="00525105">
            <w:rPr>
              <w:rStyle w:val="Lienhypertexte"/>
            </w:rPr>
            <w:instrText xml:space="preserve"> </w:instrText>
          </w:r>
          <w:r w:rsidRPr="00525105">
            <w:rPr>
              <w:rStyle w:val="Lienhypertexte"/>
            </w:rPr>
          </w:r>
          <w:r w:rsidRPr="00525105">
            <w:rPr>
              <w:rStyle w:val="Lienhypertexte"/>
            </w:rPr>
            <w:fldChar w:fldCharType="separate"/>
          </w:r>
          <w:r w:rsidRPr="00525105">
            <w:rPr>
              <w:rStyle w:val="Lienhypertexte"/>
            </w:rPr>
            <w:t>I.</w:t>
          </w:r>
          <w:r>
            <w:rPr>
              <w:rFonts w:eastAsiaTheme="minorEastAsia"/>
              <w:b w:val="0"/>
              <w:lang w:eastAsia="fr-FR"/>
            </w:rPr>
            <w:tab/>
          </w:r>
          <w:r w:rsidRPr="00525105">
            <w:rPr>
              <w:rStyle w:val="Lienhypertexte"/>
            </w:rPr>
            <w:t>Introduction</w:t>
          </w:r>
          <w:r>
            <w:rPr>
              <w:webHidden/>
            </w:rPr>
            <w:tab/>
          </w:r>
          <w:r>
            <w:rPr>
              <w:webHidden/>
            </w:rPr>
            <w:fldChar w:fldCharType="begin"/>
          </w:r>
          <w:r>
            <w:rPr>
              <w:webHidden/>
            </w:rPr>
            <w:instrText xml:space="preserve"> PAGEREF _Toc18682580 \h </w:instrText>
          </w:r>
          <w:r>
            <w:rPr>
              <w:webHidden/>
            </w:rPr>
          </w:r>
          <w:r>
            <w:rPr>
              <w:webHidden/>
            </w:rPr>
            <w:fldChar w:fldCharType="separate"/>
          </w:r>
          <w:ins w:id="40" w:author="Joaquim Estopinan" w:date="2019-09-08T00:19:00Z">
            <w:r w:rsidR="00C13F2C">
              <w:rPr>
                <w:webHidden/>
              </w:rPr>
              <w:t>3</w:t>
            </w:r>
          </w:ins>
          <w:r>
            <w:rPr>
              <w:webHidden/>
            </w:rPr>
            <w:fldChar w:fldCharType="end"/>
          </w:r>
          <w:r w:rsidRPr="00525105">
            <w:rPr>
              <w:rStyle w:val="Lienhypertexte"/>
            </w:rPr>
            <w:fldChar w:fldCharType="end"/>
          </w:r>
        </w:p>
        <w:p w14:paraId="4A74001B" w14:textId="3D2F427F" w:rsidR="002076AD" w:rsidRDefault="002076AD">
          <w:pPr>
            <w:pStyle w:val="TM3"/>
            <w:tabs>
              <w:tab w:val="left" w:pos="880"/>
              <w:tab w:val="right" w:leader="dot" w:pos="9062"/>
            </w:tabs>
            <w:rPr>
              <w:rFonts w:eastAsiaTheme="minorEastAsia"/>
              <w:noProof/>
              <w:lang w:eastAsia="fr-FR"/>
            </w:rPr>
          </w:pPr>
          <w:r w:rsidRPr="00525105">
            <w:rPr>
              <w:rStyle w:val="Lienhypertexte"/>
              <w:noProof/>
            </w:rPr>
            <w:fldChar w:fldCharType="begin"/>
          </w:r>
          <w:r w:rsidRPr="00525105">
            <w:rPr>
              <w:rStyle w:val="Lienhypertexte"/>
              <w:noProof/>
            </w:rPr>
            <w:instrText xml:space="preserve"> </w:instrText>
          </w:r>
          <w:r>
            <w:rPr>
              <w:noProof/>
            </w:rPr>
            <w:instrText>HYPERLINK \l "_Toc18682581"</w:instrText>
          </w:r>
          <w:r w:rsidRPr="00525105">
            <w:rPr>
              <w:rStyle w:val="Lienhypertexte"/>
              <w:noProof/>
            </w:rPr>
            <w:instrText xml:space="preserve"> </w:instrText>
          </w:r>
          <w:r w:rsidRPr="00525105">
            <w:rPr>
              <w:rStyle w:val="Lienhypertexte"/>
              <w:noProof/>
            </w:rPr>
          </w:r>
          <w:r w:rsidRPr="00525105">
            <w:rPr>
              <w:rStyle w:val="Lienhypertexte"/>
              <w:noProof/>
            </w:rPr>
            <w:fldChar w:fldCharType="separate"/>
          </w:r>
          <w:r w:rsidRPr="00525105">
            <w:rPr>
              <w:rStyle w:val="Lienhypertexte"/>
              <w:noProof/>
            </w:rPr>
            <w:t>1.</w:t>
          </w:r>
          <w:r>
            <w:rPr>
              <w:rFonts w:eastAsiaTheme="minorEastAsia"/>
              <w:noProof/>
              <w:lang w:eastAsia="fr-FR"/>
            </w:rPr>
            <w:tab/>
          </w:r>
          <w:r w:rsidRPr="00525105">
            <w:rPr>
              <w:rStyle w:val="Lienhypertexte"/>
              <w:noProof/>
            </w:rPr>
            <w:t>Présentation de Pyxalis</w:t>
          </w:r>
          <w:r>
            <w:rPr>
              <w:noProof/>
              <w:webHidden/>
            </w:rPr>
            <w:tab/>
          </w:r>
          <w:r>
            <w:rPr>
              <w:noProof/>
              <w:webHidden/>
            </w:rPr>
            <w:fldChar w:fldCharType="begin"/>
          </w:r>
          <w:r>
            <w:rPr>
              <w:noProof/>
              <w:webHidden/>
            </w:rPr>
            <w:instrText xml:space="preserve"> PAGEREF _Toc18682581 \h </w:instrText>
          </w:r>
          <w:r>
            <w:rPr>
              <w:noProof/>
              <w:webHidden/>
            </w:rPr>
          </w:r>
          <w:r>
            <w:rPr>
              <w:noProof/>
              <w:webHidden/>
            </w:rPr>
            <w:fldChar w:fldCharType="separate"/>
          </w:r>
          <w:ins w:id="41" w:author="Joaquim Estopinan" w:date="2019-09-08T00:19:00Z">
            <w:r w:rsidR="00C13F2C">
              <w:rPr>
                <w:noProof/>
                <w:webHidden/>
              </w:rPr>
              <w:t>3</w:t>
            </w:r>
          </w:ins>
          <w:r>
            <w:rPr>
              <w:noProof/>
              <w:webHidden/>
            </w:rPr>
            <w:fldChar w:fldCharType="end"/>
          </w:r>
          <w:r w:rsidRPr="00525105">
            <w:rPr>
              <w:rStyle w:val="Lienhypertexte"/>
              <w:noProof/>
            </w:rPr>
            <w:fldChar w:fldCharType="end"/>
          </w:r>
        </w:p>
        <w:p w14:paraId="5F34E5F2" w14:textId="5916C785" w:rsidR="002076AD" w:rsidRDefault="002076AD">
          <w:pPr>
            <w:pStyle w:val="TM3"/>
            <w:tabs>
              <w:tab w:val="left" w:pos="880"/>
              <w:tab w:val="right" w:leader="dot" w:pos="9062"/>
            </w:tabs>
            <w:rPr>
              <w:rFonts w:eastAsiaTheme="minorEastAsia"/>
              <w:noProof/>
              <w:lang w:eastAsia="fr-FR"/>
            </w:rPr>
          </w:pPr>
          <w:r w:rsidRPr="00525105">
            <w:rPr>
              <w:rStyle w:val="Lienhypertexte"/>
              <w:noProof/>
            </w:rPr>
            <w:fldChar w:fldCharType="begin"/>
          </w:r>
          <w:r w:rsidRPr="00525105">
            <w:rPr>
              <w:rStyle w:val="Lienhypertexte"/>
              <w:noProof/>
            </w:rPr>
            <w:instrText xml:space="preserve"> </w:instrText>
          </w:r>
          <w:r>
            <w:rPr>
              <w:noProof/>
            </w:rPr>
            <w:instrText>HYPERLINK \l "_Toc18682582"</w:instrText>
          </w:r>
          <w:r w:rsidRPr="00525105">
            <w:rPr>
              <w:rStyle w:val="Lienhypertexte"/>
              <w:noProof/>
            </w:rPr>
            <w:instrText xml:space="preserve"> </w:instrText>
          </w:r>
          <w:r w:rsidRPr="00525105">
            <w:rPr>
              <w:rStyle w:val="Lienhypertexte"/>
              <w:noProof/>
            </w:rPr>
          </w:r>
          <w:r w:rsidRPr="00525105">
            <w:rPr>
              <w:rStyle w:val="Lienhypertexte"/>
              <w:noProof/>
            </w:rPr>
            <w:fldChar w:fldCharType="separate"/>
          </w:r>
          <w:r w:rsidRPr="00525105">
            <w:rPr>
              <w:rStyle w:val="Lienhypertexte"/>
              <w:noProof/>
            </w:rPr>
            <w:t>2.</w:t>
          </w:r>
          <w:r>
            <w:rPr>
              <w:rFonts w:eastAsiaTheme="minorEastAsia"/>
              <w:noProof/>
              <w:lang w:eastAsia="fr-FR"/>
            </w:rPr>
            <w:tab/>
          </w:r>
          <w:r w:rsidRPr="00525105">
            <w:rPr>
              <w:rStyle w:val="Lienhypertexte"/>
              <w:noProof/>
            </w:rPr>
            <w:t>Contexte</w:t>
          </w:r>
          <w:r>
            <w:rPr>
              <w:noProof/>
              <w:webHidden/>
            </w:rPr>
            <w:tab/>
          </w:r>
          <w:r>
            <w:rPr>
              <w:noProof/>
              <w:webHidden/>
            </w:rPr>
            <w:fldChar w:fldCharType="begin"/>
          </w:r>
          <w:r>
            <w:rPr>
              <w:noProof/>
              <w:webHidden/>
            </w:rPr>
            <w:instrText xml:space="preserve"> PAGEREF _Toc18682582 \h </w:instrText>
          </w:r>
          <w:r>
            <w:rPr>
              <w:noProof/>
              <w:webHidden/>
            </w:rPr>
          </w:r>
          <w:r>
            <w:rPr>
              <w:noProof/>
              <w:webHidden/>
            </w:rPr>
            <w:fldChar w:fldCharType="separate"/>
          </w:r>
          <w:ins w:id="42" w:author="Joaquim Estopinan" w:date="2019-09-08T00:19:00Z">
            <w:r w:rsidR="00C13F2C">
              <w:rPr>
                <w:noProof/>
                <w:webHidden/>
              </w:rPr>
              <w:t>3</w:t>
            </w:r>
          </w:ins>
          <w:r>
            <w:rPr>
              <w:noProof/>
              <w:webHidden/>
            </w:rPr>
            <w:fldChar w:fldCharType="end"/>
          </w:r>
          <w:r w:rsidRPr="00525105">
            <w:rPr>
              <w:rStyle w:val="Lienhypertexte"/>
              <w:noProof/>
            </w:rPr>
            <w:fldChar w:fldCharType="end"/>
          </w:r>
        </w:p>
        <w:p w14:paraId="0B666276" w14:textId="59F11ACC" w:rsidR="002076AD" w:rsidRDefault="002076AD">
          <w:pPr>
            <w:pStyle w:val="TM3"/>
            <w:tabs>
              <w:tab w:val="left" w:pos="880"/>
              <w:tab w:val="right" w:leader="dot" w:pos="9062"/>
            </w:tabs>
            <w:rPr>
              <w:rFonts w:eastAsiaTheme="minorEastAsia"/>
              <w:noProof/>
              <w:lang w:eastAsia="fr-FR"/>
            </w:rPr>
          </w:pPr>
          <w:r w:rsidRPr="00525105">
            <w:rPr>
              <w:rStyle w:val="Lienhypertexte"/>
              <w:noProof/>
            </w:rPr>
            <w:fldChar w:fldCharType="begin"/>
          </w:r>
          <w:r w:rsidRPr="00525105">
            <w:rPr>
              <w:rStyle w:val="Lienhypertexte"/>
              <w:noProof/>
            </w:rPr>
            <w:instrText xml:space="preserve"> </w:instrText>
          </w:r>
          <w:r>
            <w:rPr>
              <w:noProof/>
            </w:rPr>
            <w:instrText>HYPERLINK \l "_Toc18682583"</w:instrText>
          </w:r>
          <w:r w:rsidRPr="00525105">
            <w:rPr>
              <w:rStyle w:val="Lienhypertexte"/>
              <w:noProof/>
            </w:rPr>
            <w:instrText xml:space="preserve"> </w:instrText>
          </w:r>
          <w:r w:rsidRPr="00525105">
            <w:rPr>
              <w:rStyle w:val="Lienhypertexte"/>
              <w:noProof/>
            </w:rPr>
          </w:r>
          <w:r w:rsidRPr="00525105">
            <w:rPr>
              <w:rStyle w:val="Lienhypertexte"/>
              <w:noProof/>
            </w:rPr>
            <w:fldChar w:fldCharType="separate"/>
          </w:r>
          <w:r w:rsidRPr="00525105">
            <w:rPr>
              <w:rStyle w:val="Lienhypertexte"/>
              <w:noProof/>
            </w:rPr>
            <w:t>3.</w:t>
          </w:r>
          <w:r>
            <w:rPr>
              <w:rFonts w:eastAsiaTheme="minorEastAsia"/>
              <w:noProof/>
              <w:lang w:eastAsia="fr-FR"/>
            </w:rPr>
            <w:tab/>
          </w:r>
          <w:r w:rsidRPr="00525105">
            <w:rPr>
              <w:rStyle w:val="Lienhypertexte"/>
              <w:noProof/>
            </w:rPr>
            <w:t>Objectif du stage</w:t>
          </w:r>
          <w:r>
            <w:rPr>
              <w:noProof/>
              <w:webHidden/>
            </w:rPr>
            <w:tab/>
          </w:r>
          <w:r>
            <w:rPr>
              <w:noProof/>
              <w:webHidden/>
            </w:rPr>
            <w:fldChar w:fldCharType="begin"/>
          </w:r>
          <w:r>
            <w:rPr>
              <w:noProof/>
              <w:webHidden/>
            </w:rPr>
            <w:instrText xml:space="preserve"> PAGEREF _Toc18682583 \h </w:instrText>
          </w:r>
          <w:r>
            <w:rPr>
              <w:noProof/>
              <w:webHidden/>
            </w:rPr>
          </w:r>
          <w:r>
            <w:rPr>
              <w:noProof/>
              <w:webHidden/>
            </w:rPr>
            <w:fldChar w:fldCharType="separate"/>
          </w:r>
          <w:ins w:id="43" w:author="Joaquim Estopinan" w:date="2019-09-08T00:19:00Z">
            <w:r w:rsidR="00C13F2C">
              <w:rPr>
                <w:noProof/>
                <w:webHidden/>
              </w:rPr>
              <w:t>4</w:t>
            </w:r>
          </w:ins>
          <w:r>
            <w:rPr>
              <w:noProof/>
              <w:webHidden/>
            </w:rPr>
            <w:fldChar w:fldCharType="end"/>
          </w:r>
          <w:r w:rsidRPr="00525105">
            <w:rPr>
              <w:rStyle w:val="Lienhypertexte"/>
              <w:noProof/>
            </w:rPr>
            <w:fldChar w:fldCharType="end"/>
          </w:r>
        </w:p>
        <w:p w14:paraId="71DC11C5" w14:textId="119DEA04" w:rsidR="002076AD" w:rsidRDefault="002076AD">
          <w:pPr>
            <w:pStyle w:val="TM3"/>
            <w:tabs>
              <w:tab w:val="left" w:pos="880"/>
              <w:tab w:val="right" w:leader="dot" w:pos="9062"/>
            </w:tabs>
            <w:rPr>
              <w:rFonts w:eastAsiaTheme="minorEastAsia"/>
              <w:noProof/>
              <w:lang w:eastAsia="fr-FR"/>
            </w:rPr>
          </w:pPr>
          <w:r w:rsidRPr="00525105">
            <w:rPr>
              <w:rStyle w:val="Lienhypertexte"/>
              <w:noProof/>
            </w:rPr>
            <w:fldChar w:fldCharType="begin"/>
          </w:r>
          <w:r w:rsidRPr="00525105">
            <w:rPr>
              <w:rStyle w:val="Lienhypertexte"/>
              <w:noProof/>
            </w:rPr>
            <w:instrText xml:space="preserve"> </w:instrText>
          </w:r>
          <w:r>
            <w:rPr>
              <w:noProof/>
            </w:rPr>
            <w:instrText>HYPERLINK \l "_Toc18682584"</w:instrText>
          </w:r>
          <w:r w:rsidRPr="00525105">
            <w:rPr>
              <w:rStyle w:val="Lienhypertexte"/>
              <w:noProof/>
            </w:rPr>
            <w:instrText xml:space="preserve"> </w:instrText>
          </w:r>
          <w:r w:rsidRPr="00525105">
            <w:rPr>
              <w:rStyle w:val="Lienhypertexte"/>
              <w:noProof/>
            </w:rPr>
          </w:r>
          <w:r w:rsidRPr="00525105">
            <w:rPr>
              <w:rStyle w:val="Lienhypertexte"/>
              <w:noProof/>
            </w:rPr>
            <w:fldChar w:fldCharType="separate"/>
          </w:r>
          <w:r w:rsidRPr="00525105">
            <w:rPr>
              <w:rStyle w:val="Lienhypertexte"/>
              <w:noProof/>
            </w:rPr>
            <w:t>4.</w:t>
          </w:r>
          <w:r>
            <w:rPr>
              <w:rFonts w:eastAsiaTheme="minorEastAsia"/>
              <w:noProof/>
              <w:lang w:eastAsia="fr-FR"/>
            </w:rPr>
            <w:tab/>
          </w:r>
          <w:r w:rsidRPr="00525105">
            <w:rPr>
              <w:rStyle w:val="Lienhypertexte"/>
              <w:noProof/>
            </w:rPr>
            <w:t>Linéarité statique d’un ADC</w:t>
          </w:r>
          <w:r>
            <w:rPr>
              <w:noProof/>
              <w:webHidden/>
            </w:rPr>
            <w:tab/>
          </w:r>
          <w:r>
            <w:rPr>
              <w:noProof/>
              <w:webHidden/>
            </w:rPr>
            <w:fldChar w:fldCharType="begin"/>
          </w:r>
          <w:r>
            <w:rPr>
              <w:noProof/>
              <w:webHidden/>
            </w:rPr>
            <w:instrText xml:space="preserve"> PAGEREF _Toc18682584 \h </w:instrText>
          </w:r>
          <w:r>
            <w:rPr>
              <w:noProof/>
              <w:webHidden/>
            </w:rPr>
          </w:r>
          <w:r>
            <w:rPr>
              <w:noProof/>
              <w:webHidden/>
            </w:rPr>
            <w:fldChar w:fldCharType="separate"/>
          </w:r>
          <w:ins w:id="44" w:author="Joaquim Estopinan" w:date="2019-09-08T00:19:00Z">
            <w:r w:rsidR="00C13F2C">
              <w:rPr>
                <w:noProof/>
                <w:webHidden/>
              </w:rPr>
              <w:t>6</w:t>
            </w:r>
          </w:ins>
          <w:r>
            <w:rPr>
              <w:noProof/>
              <w:webHidden/>
            </w:rPr>
            <w:fldChar w:fldCharType="end"/>
          </w:r>
          <w:r w:rsidRPr="00525105">
            <w:rPr>
              <w:rStyle w:val="Lienhypertexte"/>
              <w:noProof/>
            </w:rPr>
            <w:fldChar w:fldCharType="end"/>
          </w:r>
        </w:p>
        <w:p w14:paraId="22A2A8A8" w14:textId="72275020" w:rsidR="002076AD" w:rsidRDefault="002076AD">
          <w:pPr>
            <w:pStyle w:val="TM3"/>
            <w:tabs>
              <w:tab w:val="left" w:pos="880"/>
              <w:tab w:val="right" w:leader="dot" w:pos="9062"/>
            </w:tabs>
            <w:rPr>
              <w:rFonts w:eastAsiaTheme="minorEastAsia"/>
              <w:noProof/>
              <w:lang w:eastAsia="fr-FR"/>
            </w:rPr>
          </w:pPr>
          <w:r w:rsidRPr="00525105">
            <w:rPr>
              <w:rStyle w:val="Lienhypertexte"/>
              <w:noProof/>
            </w:rPr>
            <w:fldChar w:fldCharType="begin"/>
          </w:r>
          <w:r w:rsidRPr="00525105">
            <w:rPr>
              <w:rStyle w:val="Lienhypertexte"/>
              <w:noProof/>
            </w:rPr>
            <w:instrText xml:space="preserve"> </w:instrText>
          </w:r>
          <w:r>
            <w:rPr>
              <w:noProof/>
            </w:rPr>
            <w:instrText>HYPERLINK \l "_Toc18682585"</w:instrText>
          </w:r>
          <w:r w:rsidRPr="00525105">
            <w:rPr>
              <w:rStyle w:val="Lienhypertexte"/>
              <w:noProof/>
            </w:rPr>
            <w:instrText xml:space="preserve"> </w:instrText>
          </w:r>
          <w:r w:rsidRPr="00525105">
            <w:rPr>
              <w:rStyle w:val="Lienhypertexte"/>
              <w:noProof/>
            </w:rPr>
          </w:r>
          <w:r w:rsidRPr="00525105">
            <w:rPr>
              <w:rStyle w:val="Lienhypertexte"/>
              <w:noProof/>
            </w:rPr>
            <w:fldChar w:fldCharType="separate"/>
          </w:r>
          <w:r w:rsidRPr="00525105">
            <w:rPr>
              <w:rStyle w:val="Lienhypertexte"/>
              <w:noProof/>
            </w:rPr>
            <w:t>5.</w:t>
          </w:r>
          <w:r>
            <w:rPr>
              <w:rFonts w:eastAsiaTheme="minorEastAsia"/>
              <w:noProof/>
              <w:lang w:eastAsia="fr-FR"/>
            </w:rPr>
            <w:tab/>
          </w:r>
          <w:r w:rsidRPr="00525105">
            <w:rPr>
              <w:rStyle w:val="Lienhypertexte"/>
              <w:noProof/>
            </w:rPr>
            <w:t>Fonctionnement d’un ADC cyclique</w:t>
          </w:r>
          <w:r>
            <w:rPr>
              <w:noProof/>
              <w:webHidden/>
            </w:rPr>
            <w:tab/>
          </w:r>
          <w:r>
            <w:rPr>
              <w:noProof/>
              <w:webHidden/>
            </w:rPr>
            <w:fldChar w:fldCharType="begin"/>
          </w:r>
          <w:r>
            <w:rPr>
              <w:noProof/>
              <w:webHidden/>
            </w:rPr>
            <w:instrText xml:space="preserve"> PAGEREF _Toc18682585 \h </w:instrText>
          </w:r>
          <w:r>
            <w:rPr>
              <w:noProof/>
              <w:webHidden/>
            </w:rPr>
          </w:r>
          <w:r>
            <w:rPr>
              <w:noProof/>
              <w:webHidden/>
            </w:rPr>
            <w:fldChar w:fldCharType="separate"/>
          </w:r>
          <w:ins w:id="45" w:author="Joaquim Estopinan" w:date="2019-09-08T00:19:00Z">
            <w:r w:rsidR="00C13F2C">
              <w:rPr>
                <w:noProof/>
                <w:webHidden/>
              </w:rPr>
              <w:t>7</w:t>
            </w:r>
          </w:ins>
          <w:r>
            <w:rPr>
              <w:noProof/>
              <w:webHidden/>
            </w:rPr>
            <w:fldChar w:fldCharType="end"/>
          </w:r>
          <w:r w:rsidRPr="00525105">
            <w:rPr>
              <w:rStyle w:val="Lienhypertexte"/>
              <w:noProof/>
            </w:rPr>
            <w:fldChar w:fldCharType="end"/>
          </w:r>
        </w:p>
        <w:p w14:paraId="552CF2B2" w14:textId="6939D010" w:rsidR="002076AD" w:rsidRDefault="002076AD">
          <w:pPr>
            <w:pStyle w:val="TM3"/>
            <w:tabs>
              <w:tab w:val="left" w:pos="880"/>
              <w:tab w:val="right" w:leader="dot" w:pos="9062"/>
            </w:tabs>
            <w:rPr>
              <w:rFonts w:eastAsiaTheme="minorEastAsia"/>
              <w:noProof/>
              <w:lang w:eastAsia="fr-FR"/>
            </w:rPr>
          </w:pPr>
          <w:r w:rsidRPr="00525105">
            <w:rPr>
              <w:rStyle w:val="Lienhypertexte"/>
              <w:noProof/>
            </w:rPr>
            <w:fldChar w:fldCharType="begin"/>
          </w:r>
          <w:r w:rsidRPr="00525105">
            <w:rPr>
              <w:rStyle w:val="Lienhypertexte"/>
              <w:noProof/>
            </w:rPr>
            <w:instrText xml:space="preserve"> </w:instrText>
          </w:r>
          <w:r>
            <w:rPr>
              <w:noProof/>
            </w:rPr>
            <w:instrText>HYPERLINK \l "_Toc18682586"</w:instrText>
          </w:r>
          <w:r w:rsidRPr="00525105">
            <w:rPr>
              <w:rStyle w:val="Lienhypertexte"/>
              <w:noProof/>
            </w:rPr>
            <w:instrText xml:space="preserve"> </w:instrText>
          </w:r>
          <w:r w:rsidRPr="00525105">
            <w:rPr>
              <w:rStyle w:val="Lienhypertexte"/>
              <w:noProof/>
            </w:rPr>
          </w:r>
          <w:r w:rsidRPr="00525105">
            <w:rPr>
              <w:rStyle w:val="Lienhypertexte"/>
              <w:noProof/>
            </w:rPr>
            <w:fldChar w:fldCharType="separate"/>
          </w:r>
          <w:r w:rsidRPr="00525105">
            <w:rPr>
              <w:rStyle w:val="Lienhypertexte"/>
              <w:noProof/>
            </w:rPr>
            <w:t>6.</w:t>
          </w:r>
          <w:r>
            <w:rPr>
              <w:rFonts w:eastAsiaTheme="minorEastAsia"/>
              <w:noProof/>
              <w:lang w:eastAsia="fr-FR"/>
            </w:rPr>
            <w:tab/>
          </w:r>
          <w:r w:rsidRPr="00525105">
            <w:rPr>
              <w:rStyle w:val="Lienhypertexte"/>
              <w:noProof/>
            </w:rPr>
            <w:t>Description du modèle</w:t>
          </w:r>
          <w:r>
            <w:rPr>
              <w:noProof/>
              <w:webHidden/>
            </w:rPr>
            <w:tab/>
          </w:r>
          <w:r>
            <w:rPr>
              <w:noProof/>
              <w:webHidden/>
            </w:rPr>
            <w:fldChar w:fldCharType="begin"/>
          </w:r>
          <w:r>
            <w:rPr>
              <w:noProof/>
              <w:webHidden/>
            </w:rPr>
            <w:instrText xml:space="preserve"> PAGEREF _Toc18682586 \h </w:instrText>
          </w:r>
          <w:r>
            <w:rPr>
              <w:noProof/>
              <w:webHidden/>
            </w:rPr>
          </w:r>
          <w:r>
            <w:rPr>
              <w:noProof/>
              <w:webHidden/>
            </w:rPr>
            <w:fldChar w:fldCharType="separate"/>
          </w:r>
          <w:ins w:id="46" w:author="Joaquim Estopinan" w:date="2019-09-08T00:19:00Z">
            <w:r w:rsidR="00C13F2C">
              <w:rPr>
                <w:noProof/>
                <w:webHidden/>
              </w:rPr>
              <w:t>8</w:t>
            </w:r>
          </w:ins>
          <w:r>
            <w:rPr>
              <w:noProof/>
              <w:webHidden/>
            </w:rPr>
            <w:fldChar w:fldCharType="end"/>
          </w:r>
          <w:r w:rsidRPr="00525105">
            <w:rPr>
              <w:rStyle w:val="Lienhypertexte"/>
              <w:noProof/>
            </w:rPr>
            <w:fldChar w:fldCharType="end"/>
          </w:r>
        </w:p>
        <w:p w14:paraId="38678350" w14:textId="69EFDA24" w:rsidR="002076AD" w:rsidRDefault="002076AD">
          <w:pPr>
            <w:pStyle w:val="TM2"/>
            <w:rPr>
              <w:rFonts w:eastAsiaTheme="minorEastAsia"/>
              <w:b w:val="0"/>
              <w:lang w:eastAsia="fr-FR"/>
            </w:rPr>
          </w:pPr>
          <w:r w:rsidRPr="00525105">
            <w:rPr>
              <w:rStyle w:val="Lienhypertexte"/>
            </w:rPr>
            <w:fldChar w:fldCharType="begin"/>
          </w:r>
          <w:r w:rsidRPr="00525105">
            <w:rPr>
              <w:rStyle w:val="Lienhypertexte"/>
            </w:rPr>
            <w:instrText xml:space="preserve"> </w:instrText>
          </w:r>
          <w:r>
            <w:instrText>HYPERLINK \l "_Toc18682587"</w:instrText>
          </w:r>
          <w:r w:rsidRPr="00525105">
            <w:rPr>
              <w:rStyle w:val="Lienhypertexte"/>
            </w:rPr>
            <w:instrText xml:space="preserve"> </w:instrText>
          </w:r>
          <w:r w:rsidRPr="00525105">
            <w:rPr>
              <w:rStyle w:val="Lienhypertexte"/>
            </w:rPr>
          </w:r>
          <w:r w:rsidRPr="00525105">
            <w:rPr>
              <w:rStyle w:val="Lienhypertexte"/>
            </w:rPr>
            <w:fldChar w:fldCharType="separate"/>
          </w:r>
          <w:r w:rsidRPr="00525105">
            <w:rPr>
              <w:rStyle w:val="Lienhypertexte"/>
            </w:rPr>
            <w:t>II.</w:t>
          </w:r>
          <w:r>
            <w:rPr>
              <w:rFonts w:eastAsiaTheme="minorEastAsia"/>
              <w:b w:val="0"/>
              <w:lang w:eastAsia="fr-FR"/>
            </w:rPr>
            <w:tab/>
          </w:r>
          <w:r w:rsidRPr="00525105">
            <w:rPr>
              <w:rStyle w:val="Lienhypertexte"/>
            </w:rPr>
            <w:t>Reconstruction analogique</w:t>
          </w:r>
          <w:r>
            <w:rPr>
              <w:webHidden/>
            </w:rPr>
            <w:tab/>
          </w:r>
          <w:r>
            <w:rPr>
              <w:webHidden/>
            </w:rPr>
            <w:fldChar w:fldCharType="begin"/>
          </w:r>
          <w:r>
            <w:rPr>
              <w:webHidden/>
            </w:rPr>
            <w:instrText xml:space="preserve"> PAGEREF _Toc18682587 \h </w:instrText>
          </w:r>
          <w:r>
            <w:rPr>
              <w:webHidden/>
            </w:rPr>
          </w:r>
          <w:r>
            <w:rPr>
              <w:webHidden/>
            </w:rPr>
            <w:fldChar w:fldCharType="separate"/>
          </w:r>
          <w:ins w:id="47" w:author="Joaquim Estopinan" w:date="2019-09-08T00:19:00Z">
            <w:r w:rsidR="00C13F2C">
              <w:rPr>
                <w:webHidden/>
              </w:rPr>
              <w:t>9</w:t>
            </w:r>
          </w:ins>
          <w:r>
            <w:rPr>
              <w:webHidden/>
            </w:rPr>
            <w:fldChar w:fldCharType="end"/>
          </w:r>
          <w:r w:rsidRPr="00525105">
            <w:rPr>
              <w:rStyle w:val="Lienhypertexte"/>
            </w:rPr>
            <w:fldChar w:fldCharType="end"/>
          </w:r>
        </w:p>
        <w:p w14:paraId="76255612" w14:textId="3190793C" w:rsidR="002076AD" w:rsidRDefault="002076AD">
          <w:pPr>
            <w:pStyle w:val="TM3"/>
            <w:tabs>
              <w:tab w:val="left" w:pos="880"/>
              <w:tab w:val="right" w:leader="dot" w:pos="9062"/>
            </w:tabs>
            <w:rPr>
              <w:rFonts w:eastAsiaTheme="minorEastAsia"/>
              <w:noProof/>
              <w:lang w:eastAsia="fr-FR"/>
            </w:rPr>
          </w:pPr>
          <w:r w:rsidRPr="00525105">
            <w:rPr>
              <w:rStyle w:val="Lienhypertexte"/>
              <w:noProof/>
            </w:rPr>
            <w:fldChar w:fldCharType="begin"/>
          </w:r>
          <w:r w:rsidRPr="00525105">
            <w:rPr>
              <w:rStyle w:val="Lienhypertexte"/>
              <w:noProof/>
            </w:rPr>
            <w:instrText xml:space="preserve"> </w:instrText>
          </w:r>
          <w:r>
            <w:rPr>
              <w:noProof/>
            </w:rPr>
            <w:instrText>HYPERLINK \l "_Toc18682588"</w:instrText>
          </w:r>
          <w:r w:rsidRPr="00525105">
            <w:rPr>
              <w:rStyle w:val="Lienhypertexte"/>
              <w:noProof/>
            </w:rPr>
            <w:instrText xml:space="preserve"> </w:instrText>
          </w:r>
          <w:r w:rsidRPr="00525105">
            <w:rPr>
              <w:rStyle w:val="Lienhypertexte"/>
              <w:noProof/>
            </w:rPr>
          </w:r>
          <w:r w:rsidRPr="00525105">
            <w:rPr>
              <w:rStyle w:val="Lienhypertexte"/>
              <w:noProof/>
            </w:rPr>
            <w:fldChar w:fldCharType="separate"/>
          </w:r>
          <w:r w:rsidRPr="00525105">
            <w:rPr>
              <w:rStyle w:val="Lienhypertexte"/>
              <w:noProof/>
            </w:rPr>
            <w:t>1.</w:t>
          </w:r>
          <w:r>
            <w:rPr>
              <w:rFonts w:eastAsiaTheme="minorEastAsia"/>
              <w:noProof/>
              <w:lang w:eastAsia="fr-FR"/>
            </w:rPr>
            <w:tab/>
          </w:r>
          <w:r w:rsidRPr="00525105">
            <w:rPr>
              <w:rStyle w:val="Lienhypertexte"/>
              <w:noProof/>
            </w:rPr>
            <w:t>Principe</w:t>
          </w:r>
          <w:r>
            <w:rPr>
              <w:noProof/>
              <w:webHidden/>
            </w:rPr>
            <w:tab/>
          </w:r>
          <w:r>
            <w:rPr>
              <w:noProof/>
              <w:webHidden/>
            </w:rPr>
            <w:fldChar w:fldCharType="begin"/>
          </w:r>
          <w:r>
            <w:rPr>
              <w:noProof/>
              <w:webHidden/>
            </w:rPr>
            <w:instrText xml:space="preserve"> PAGEREF _Toc18682588 \h </w:instrText>
          </w:r>
          <w:r>
            <w:rPr>
              <w:noProof/>
              <w:webHidden/>
            </w:rPr>
          </w:r>
          <w:r>
            <w:rPr>
              <w:noProof/>
              <w:webHidden/>
            </w:rPr>
            <w:fldChar w:fldCharType="separate"/>
          </w:r>
          <w:ins w:id="48" w:author="Joaquim Estopinan" w:date="2019-09-08T00:19:00Z">
            <w:r w:rsidR="00C13F2C">
              <w:rPr>
                <w:noProof/>
                <w:webHidden/>
              </w:rPr>
              <w:t>9</w:t>
            </w:r>
          </w:ins>
          <w:r>
            <w:rPr>
              <w:noProof/>
              <w:webHidden/>
            </w:rPr>
            <w:fldChar w:fldCharType="end"/>
          </w:r>
          <w:r w:rsidRPr="00525105">
            <w:rPr>
              <w:rStyle w:val="Lienhypertexte"/>
              <w:noProof/>
            </w:rPr>
            <w:fldChar w:fldCharType="end"/>
          </w:r>
        </w:p>
        <w:p w14:paraId="1163F1B8" w14:textId="0E87CAB1" w:rsidR="002076AD" w:rsidRDefault="002076AD">
          <w:pPr>
            <w:pStyle w:val="TM3"/>
            <w:tabs>
              <w:tab w:val="left" w:pos="880"/>
              <w:tab w:val="right" w:leader="dot" w:pos="9062"/>
            </w:tabs>
            <w:rPr>
              <w:rFonts w:eastAsiaTheme="minorEastAsia"/>
              <w:noProof/>
              <w:lang w:eastAsia="fr-FR"/>
            </w:rPr>
          </w:pPr>
          <w:r w:rsidRPr="00525105">
            <w:rPr>
              <w:rStyle w:val="Lienhypertexte"/>
              <w:noProof/>
            </w:rPr>
            <w:fldChar w:fldCharType="begin"/>
          </w:r>
          <w:r w:rsidRPr="00525105">
            <w:rPr>
              <w:rStyle w:val="Lienhypertexte"/>
              <w:noProof/>
            </w:rPr>
            <w:instrText xml:space="preserve"> </w:instrText>
          </w:r>
          <w:r>
            <w:rPr>
              <w:noProof/>
            </w:rPr>
            <w:instrText>HYPERLINK \l "_Toc18682589"</w:instrText>
          </w:r>
          <w:r w:rsidRPr="00525105">
            <w:rPr>
              <w:rStyle w:val="Lienhypertexte"/>
              <w:noProof/>
            </w:rPr>
            <w:instrText xml:space="preserve"> </w:instrText>
          </w:r>
          <w:r w:rsidRPr="00525105">
            <w:rPr>
              <w:rStyle w:val="Lienhypertexte"/>
              <w:noProof/>
            </w:rPr>
          </w:r>
          <w:r w:rsidRPr="00525105">
            <w:rPr>
              <w:rStyle w:val="Lienhypertexte"/>
              <w:noProof/>
            </w:rPr>
            <w:fldChar w:fldCharType="separate"/>
          </w:r>
          <w:r w:rsidRPr="00525105">
            <w:rPr>
              <w:rStyle w:val="Lienhypertexte"/>
              <w:noProof/>
            </w:rPr>
            <w:t>2.</w:t>
          </w:r>
          <w:r>
            <w:rPr>
              <w:rFonts w:eastAsiaTheme="minorEastAsia"/>
              <w:noProof/>
              <w:lang w:eastAsia="fr-FR"/>
            </w:rPr>
            <w:tab/>
          </w:r>
          <w:r w:rsidRPr="00525105">
            <w:rPr>
              <w:rStyle w:val="Lienhypertexte"/>
              <w:noProof/>
            </w:rPr>
            <w:t>Mise en place de la méthode</w:t>
          </w:r>
          <w:r>
            <w:rPr>
              <w:noProof/>
              <w:webHidden/>
            </w:rPr>
            <w:tab/>
          </w:r>
          <w:r>
            <w:rPr>
              <w:noProof/>
              <w:webHidden/>
            </w:rPr>
            <w:fldChar w:fldCharType="begin"/>
          </w:r>
          <w:r>
            <w:rPr>
              <w:noProof/>
              <w:webHidden/>
            </w:rPr>
            <w:instrText xml:space="preserve"> PAGEREF _Toc18682589 \h </w:instrText>
          </w:r>
          <w:r>
            <w:rPr>
              <w:noProof/>
              <w:webHidden/>
            </w:rPr>
          </w:r>
          <w:r>
            <w:rPr>
              <w:noProof/>
              <w:webHidden/>
            </w:rPr>
            <w:fldChar w:fldCharType="separate"/>
          </w:r>
          <w:ins w:id="49" w:author="Joaquim Estopinan" w:date="2019-09-08T00:19:00Z">
            <w:r w:rsidR="00C13F2C">
              <w:rPr>
                <w:noProof/>
                <w:webHidden/>
              </w:rPr>
              <w:t>10</w:t>
            </w:r>
          </w:ins>
          <w:r>
            <w:rPr>
              <w:noProof/>
              <w:webHidden/>
            </w:rPr>
            <w:fldChar w:fldCharType="end"/>
          </w:r>
          <w:r w:rsidRPr="00525105">
            <w:rPr>
              <w:rStyle w:val="Lienhypertexte"/>
              <w:noProof/>
            </w:rPr>
            <w:fldChar w:fldCharType="end"/>
          </w:r>
        </w:p>
        <w:p w14:paraId="423CD904" w14:textId="0A779E41" w:rsidR="002076AD" w:rsidRDefault="002076AD">
          <w:pPr>
            <w:pStyle w:val="TM3"/>
            <w:tabs>
              <w:tab w:val="left" w:pos="880"/>
              <w:tab w:val="right" w:leader="dot" w:pos="9062"/>
            </w:tabs>
            <w:rPr>
              <w:rFonts w:eastAsiaTheme="minorEastAsia"/>
              <w:noProof/>
              <w:lang w:eastAsia="fr-FR"/>
            </w:rPr>
          </w:pPr>
          <w:r w:rsidRPr="00525105">
            <w:rPr>
              <w:rStyle w:val="Lienhypertexte"/>
              <w:noProof/>
            </w:rPr>
            <w:fldChar w:fldCharType="begin"/>
          </w:r>
          <w:r w:rsidRPr="00525105">
            <w:rPr>
              <w:rStyle w:val="Lienhypertexte"/>
              <w:noProof/>
            </w:rPr>
            <w:instrText xml:space="preserve"> </w:instrText>
          </w:r>
          <w:r>
            <w:rPr>
              <w:noProof/>
            </w:rPr>
            <w:instrText>HYPERLINK \l "_Toc18682590"</w:instrText>
          </w:r>
          <w:r w:rsidRPr="00525105">
            <w:rPr>
              <w:rStyle w:val="Lienhypertexte"/>
              <w:noProof/>
            </w:rPr>
            <w:instrText xml:space="preserve"> </w:instrText>
          </w:r>
          <w:r w:rsidRPr="00525105">
            <w:rPr>
              <w:rStyle w:val="Lienhypertexte"/>
              <w:noProof/>
            </w:rPr>
          </w:r>
          <w:r w:rsidRPr="00525105">
            <w:rPr>
              <w:rStyle w:val="Lienhypertexte"/>
              <w:noProof/>
            </w:rPr>
            <w:fldChar w:fldCharType="separate"/>
          </w:r>
          <w:r w:rsidRPr="00525105">
            <w:rPr>
              <w:rStyle w:val="Lienhypertexte"/>
              <w:noProof/>
            </w:rPr>
            <w:t>3.</w:t>
          </w:r>
          <w:r>
            <w:rPr>
              <w:rFonts w:eastAsiaTheme="minorEastAsia"/>
              <w:noProof/>
              <w:lang w:eastAsia="fr-FR"/>
            </w:rPr>
            <w:tab/>
          </w:r>
          <w:r w:rsidRPr="00525105">
            <w:rPr>
              <w:rStyle w:val="Lienhypertexte"/>
              <w:noProof/>
            </w:rPr>
            <w:t>Prise en compte du bruit</w:t>
          </w:r>
          <w:r>
            <w:rPr>
              <w:noProof/>
              <w:webHidden/>
            </w:rPr>
            <w:tab/>
          </w:r>
          <w:r>
            <w:rPr>
              <w:noProof/>
              <w:webHidden/>
            </w:rPr>
            <w:fldChar w:fldCharType="begin"/>
          </w:r>
          <w:r>
            <w:rPr>
              <w:noProof/>
              <w:webHidden/>
            </w:rPr>
            <w:instrText xml:space="preserve"> PAGEREF _Toc18682590 \h </w:instrText>
          </w:r>
          <w:r>
            <w:rPr>
              <w:noProof/>
              <w:webHidden/>
            </w:rPr>
          </w:r>
          <w:r>
            <w:rPr>
              <w:noProof/>
              <w:webHidden/>
            </w:rPr>
            <w:fldChar w:fldCharType="separate"/>
          </w:r>
          <w:ins w:id="50" w:author="Joaquim Estopinan" w:date="2019-09-08T00:19:00Z">
            <w:r w:rsidR="00C13F2C">
              <w:rPr>
                <w:noProof/>
                <w:webHidden/>
              </w:rPr>
              <w:t>12</w:t>
            </w:r>
          </w:ins>
          <w:r>
            <w:rPr>
              <w:noProof/>
              <w:webHidden/>
            </w:rPr>
            <w:fldChar w:fldCharType="end"/>
          </w:r>
          <w:r w:rsidRPr="00525105">
            <w:rPr>
              <w:rStyle w:val="Lienhypertexte"/>
              <w:noProof/>
            </w:rPr>
            <w:fldChar w:fldCharType="end"/>
          </w:r>
        </w:p>
        <w:p w14:paraId="335E38A2" w14:textId="29FECEB3" w:rsidR="002076AD" w:rsidRDefault="002076AD">
          <w:pPr>
            <w:pStyle w:val="TM3"/>
            <w:tabs>
              <w:tab w:val="left" w:pos="880"/>
              <w:tab w:val="right" w:leader="dot" w:pos="9062"/>
            </w:tabs>
            <w:rPr>
              <w:rFonts w:eastAsiaTheme="minorEastAsia"/>
              <w:noProof/>
              <w:lang w:eastAsia="fr-FR"/>
            </w:rPr>
          </w:pPr>
          <w:r w:rsidRPr="00525105">
            <w:rPr>
              <w:rStyle w:val="Lienhypertexte"/>
              <w:noProof/>
            </w:rPr>
            <w:fldChar w:fldCharType="begin"/>
          </w:r>
          <w:r w:rsidRPr="00525105">
            <w:rPr>
              <w:rStyle w:val="Lienhypertexte"/>
              <w:noProof/>
            </w:rPr>
            <w:instrText xml:space="preserve"> </w:instrText>
          </w:r>
          <w:r>
            <w:rPr>
              <w:noProof/>
            </w:rPr>
            <w:instrText>HYPERLINK \l "_Toc18682591"</w:instrText>
          </w:r>
          <w:r w:rsidRPr="00525105">
            <w:rPr>
              <w:rStyle w:val="Lienhypertexte"/>
              <w:noProof/>
            </w:rPr>
            <w:instrText xml:space="preserve"> </w:instrText>
          </w:r>
          <w:r w:rsidRPr="00525105">
            <w:rPr>
              <w:rStyle w:val="Lienhypertexte"/>
              <w:noProof/>
            </w:rPr>
          </w:r>
          <w:r w:rsidRPr="00525105">
            <w:rPr>
              <w:rStyle w:val="Lienhypertexte"/>
              <w:noProof/>
            </w:rPr>
            <w:fldChar w:fldCharType="separate"/>
          </w:r>
          <w:r w:rsidRPr="00525105">
            <w:rPr>
              <w:rStyle w:val="Lienhypertexte"/>
              <w:noProof/>
            </w:rPr>
            <w:t>4.</w:t>
          </w:r>
          <w:r>
            <w:rPr>
              <w:rFonts w:eastAsiaTheme="minorEastAsia"/>
              <w:noProof/>
              <w:lang w:eastAsia="fr-FR"/>
            </w:rPr>
            <w:tab/>
          </w:r>
          <w:r w:rsidRPr="00525105">
            <w:rPr>
              <w:rStyle w:val="Lienhypertexte"/>
              <w:noProof/>
            </w:rPr>
            <w:t>Résultats</w:t>
          </w:r>
          <w:r>
            <w:rPr>
              <w:noProof/>
              <w:webHidden/>
            </w:rPr>
            <w:tab/>
          </w:r>
          <w:r>
            <w:rPr>
              <w:noProof/>
              <w:webHidden/>
            </w:rPr>
            <w:fldChar w:fldCharType="begin"/>
          </w:r>
          <w:r>
            <w:rPr>
              <w:noProof/>
              <w:webHidden/>
            </w:rPr>
            <w:instrText xml:space="preserve"> PAGEREF _Toc18682591 \h </w:instrText>
          </w:r>
          <w:r>
            <w:rPr>
              <w:noProof/>
              <w:webHidden/>
            </w:rPr>
          </w:r>
          <w:r>
            <w:rPr>
              <w:noProof/>
              <w:webHidden/>
            </w:rPr>
            <w:fldChar w:fldCharType="separate"/>
          </w:r>
          <w:ins w:id="51" w:author="Joaquim Estopinan" w:date="2019-09-08T00:19:00Z">
            <w:r w:rsidR="00C13F2C">
              <w:rPr>
                <w:noProof/>
                <w:webHidden/>
              </w:rPr>
              <w:t>13</w:t>
            </w:r>
          </w:ins>
          <w:r>
            <w:rPr>
              <w:noProof/>
              <w:webHidden/>
            </w:rPr>
            <w:fldChar w:fldCharType="end"/>
          </w:r>
          <w:r w:rsidRPr="00525105">
            <w:rPr>
              <w:rStyle w:val="Lienhypertexte"/>
              <w:noProof/>
            </w:rPr>
            <w:fldChar w:fldCharType="end"/>
          </w:r>
        </w:p>
        <w:p w14:paraId="40AF71F3" w14:textId="2F4C6D83" w:rsidR="002076AD" w:rsidRDefault="002076AD">
          <w:pPr>
            <w:pStyle w:val="TM3"/>
            <w:tabs>
              <w:tab w:val="left" w:pos="880"/>
              <w:tab w:val="right" w:leader="dot" w:pos="9062"/>
            </w:tabs>
            <w:rPr>
              <w:rFonts w:eastAsiaTheme="minorEastAsia"/>
              <w:noProof/>
              <w:lang w:eastAsia="fr-FR"/>
            </w:rPr>
          </w:pPr>
          <w:r w:rsidRPr="00525105">
            <w:rPr>
              <w:rStyle w:val="Lienhypertexte"/>
              <w:noProof/>
            </w:rPr>
            <w:fldChar w:fldCharType="begin"/>
          </w:r>
          <w:r w:rsidRPr="00525105">
            <w:rPr>
              <w:rStyle w:val="Lienhypertexte"/>
              <w:noProof/>
            </w:rPr>
            <w:instrText xml:space="preserve"> </w:instrText>
          </w:r>
          <w:r>
            <w:rPr>
              <w:noProof/>
            </w:rPr>
            <w:instrText>HYPERLINK \l "_Toc18682592"</w:instrText>
          </w:r>
          <w:r w:rsidRPr="00525105">
            <w:rPr>
              <w:rStyle w:val="Lienhypertexte"/>
              <w:noProof/>
            </w:rPr>
            <w:instrText xml:space="preserve"> </w:instrText>
          </w:r>
          <w:r w:rsidRPr="00525105">
            <w:rPr>
              <w:rStyle w:val="Lienhypertexte"/>
              <w:noProof/>
            </w:rPr>
          </w:r>
          <w:r w:rsidRPr="00525105">
            <w:rPr>
              <w:rStyle w:val="Lienhypertexte"/>
              <w:noProof/>
            </w:rPr>
            <w:fldChar w:fldCharType="separate"/>
          </w:r>
          <w:r w:rsidRPr="00525105">
            <w:rPr>
              <w:rStyle w:val="Lienhypertexte"/>
              <w:noProof/>
            </w:rPr>
            <w:t>5.</w:t>
          </w:r>
          <w:r>
            <w:rPr>
              <w:rFonts w:eastAsiaTheme="minorEastAsia"/>
              <w:noProof/>
              <w:lang w:eastAsia="fr-FR"/>
            </w:rPr>
            <w:tab/>
          </w:r>
          <w:r w:rsidRPr="00525105">
            <w:rPr>
              <w:rStyle w:val="Lienhypertexte"/>
              <w:noProof/>
            </w:rPr>
            <w:t>Architecture du code</w:t>
          </w:r>
          <w:r>
            <w:rPr>
              <w:noProof/>
              <w:webHidden/>
            </w:rPr>
            <w:tab/>
          </w:r>
          <w:r>
            <w:rPr>
              <w:noProof/>
              <w:webHidden/>
            </w:rPr>
            <w:fldChar w:fldCharType="begin"/>
          </w:r>
          <w:r>
            <w:rPr>
              <w:noProof/>
              <w:webHidden/>
            </w:rPr>
            <w:instrText xml:space="preserve"> PAGEREF _Toc18682592 \h </w:instrText>
          </w:r>
          <w:r>
            <w:rPr>
              <w:noProof/>
              <w:webHidden/>
            </w:rPr>
          </w:r>
          <w:r>
            <w:rPr>
              <w:noProof/>
              <w:webHidden/>
            </w:rPr>
            <w:fldChar w:fldCharType="separate"/>
          </w:r>
          <w:ins w:id="52" w:author="Joaquim Estopinan" w:date="2019-09-08T00:19:00Z">
            <w:r w:rsidR="00C13F2C">
              <w:rPr>
                <w:noProof/>
                <w:webHidden/>
              </w:rPr>
              <w:t>15</w:t>
            </w:r>
          </w:ins>
          <w:r>
            <w:rPr>
              <w:noProof/>
              <w:webHidden/>
            </w:rPr>
            <w:fldChar w:fldCharType="end"/>
          </w:r>
          <w:r w:rsidRPr="00525105">
            <w:rPr>
              <w:rStyle w:val="Lienhypertexte"/>
              <w:noProof/>
            </w:rPr>
            <w:fldChar w:fldCharType="end"/>
          </w:r>
        </w:p>
        <w:p w14:paraId="25B33B9D" w14:textId="2212152E" w:rsidR="002076AD" w:rsidRDefault="002076AD">
          <w:pPr>
            <w:pStyle w:val="TM2"/>
            <w:rPr>
              <w:rFonts w:eastAsiaTheme="minorEastAsia"/>
              <w:b w:val="0"/>
              <w:lang w:eastAsia="fr-FR"/>
            </w:rPr>
          </w:pPr>
          <w:r w:rsidRPr="00525105">
            <w:rPr>
              <w:rStyle w:val="Lienhypertexte"/>
            </w:rPr>
            <w:fldChar w:fldCharType="begin"/>
          </w:r>
          <w:r w:rsidRPr="00525105">
            <w:rPr>
              <w:rStyle w:val="Lienhypertexte"/>
            </w:rPr>
            <w:instrText xml:space="preserve"> </w:instrText>
          </w:r>
          <w:r>
            <w:instrText>HYPERLINK \l "_Toc18682593"</w:instrText>
          </w:r>
          <w:r w:rsidRPr="00525105">
            <w:rPr>
              <w:rStyle w:val="Lienhypertexte"/>
            </w:rPr>
            <w:instrText xml:space="preserve"> </w:instrText>
          </w:r>
          <w:r w:rsidRPr="00525105">
            <w:rPr>
              <w:rStyle w:val="Lienhypertexte"/>
            </w:rPr>
          </w:r>
          <w:r w:rsidRPr="00525105">
            <w:rPr>
              <w:rStyle w:val="Lienhypertexte"/>
            </w:rPr>
            <w:fldChar w:fldCharType="separate"/>
          </w:r>
          <w:r w:rsidRPr="00525105">
            <w:rPr>
              <w:rStyle w:val="Lienhypertexte"/>
            </w:rPr>
            <w:t>III.</w:t>
          </w:r>
          <w:r>
            <w:rPr>
              <w:rFonts w:eastAsiaTheme="minorEastAsia"/>
              <w:b w:val="0"/>
              <w:lang w:eastAsia="fr-FR"/>
            </w:rPr>
            <w:tab/>
          </w:r>
          <w:r w:rsidRPr="00525105">
            <w:rPr>
              <w:rStyle w:val="Lienhypertexte"/>
            </w:rPr>
            <w:t>Reconstruction numérique</w:t>
          </w:r>
          <w:r>
            <w:rPr>
              <w:webHidden/>
            </w:rPr>
            <w:tab/>
          </w:r>
          <w:r>
            <w:rPr>
              <w:webHidden/>
            </w:rPr>
            <w:fldChar w:fldCharType="begin"/>
          </w:r>
          <w:r>
            <w:rPr>
              <w:webHidden/>
            </w:rPr>
            <w:instrText xml:space="preserve"> PAGEREF _Toc18682593 \h </w:instrText>
          </w:r>
          <w:r>
            <w:rPr>
              <w:webHidden/>
            </w:rPr>
          </w:r>
          <w:r>
            <w:rPr>
              <w:webHidden/>
            </w:rPr>
            <w:fldChar w:fldCharType="separate"/>
          </w:r>
          <w:ins w:id="53" w:author="Joaquim Estopinan" w:date="2019-09-08T00:19:00Z">
            <w:r w:rsidR="00C13F2C">
              <w:rPr>
                <w:webHidden/>
              </w:rPr>
              <w:t>16</w:t>
            </w:r>
          </w:ins>
          <w:r>
            <w:rPr>
              <w:webHidden/>
            </w:rPr>
            <w:fldChar w:fldCharType="end"/>
          </w:r>
          <w:r w:rsidRPr="00525105">
            <w:rPr>
              <w:rStyle w:val="Lienhypertexte"/>
            </w:rPr>
            <w:fldChar w:fldCharType="end"/>
          </w:r>
        </w:p>
        <w:p w14:paraId="6802C2AF" w14:textId="2AC35057" w:rsidR="002076AD" w:rsidRDefault="002076AD">
          <w:pPr>
            <w:pStyle w:val="TM3"/>
            <w:tabs>
              <w:tab w:val="left" w:pos="880"/>
              <w:tab w:val="right" w:leader="dot" w:pos="9062"/>
            </w:tabs>
            <w:rPr>
              <w:rFonts w:eastAsiaTheme="minorEastAsia"/>
              <w:noProof/>
              <w:lang w:eastAsia="fr-FR"/>
            </w:rPr>
          </w:pPr>
          <w:r w:rsidRPr="00525105">
            <w:rPr>
              <w:rStyle w:val="Lienhypertexte"/>
              <w:noProof/>
            </w:rPr>
            <w:fldChar w:fldCharType="begin"/>
          </w:r>
          <w:r w:rsidRPr="00525105">
            <w:rPr>
              <w:rStyle w:val="Lienhypertexte"/>
              <w:noProof/>
            </w:rPr>
            <w:instrText xml:space="preserve"> </w:instrText>
          </w:r>
          <w:r>
            <w:rPr>
              <w:noProof/>
            </w:rPr>
            <w:instrText>HYPERLINK \l "_Toc18682594"</w:instrText>
          </w:r>
          <w:r w:rsidRPr="00525105">
            <w:rPr>
              <w:rStyle w:val="Lienhypertexte"/>
              <w:noProof/>
            </w:rPr>
            <w:instrText xml:space="preserve"> </w:instrText>
          </w:r>
          <w:r w:rsidRPr="00525105">
            <w:rPr>
              <w:rStyle w:val="Lienhypertexte"/>
              <w:noProof/>
            </w:rPr>
          </w:r>
          <w:r w:rsidRPr="00525105">
            <w:rPr>
              <w:rStyle w:val="Lienhypertexte"/>
              <w:noProof/>
            </w:rPr>
            <w:fldChar w:fldCharType="separate"/>
          </w:r>
          <w:r w:rsidRPr="00525105">
            <w:rPr>
              <w:rStyle w:val="Lienhypertexte"/>
              <w:noProof/>
            </w:rPr>
            <w:t>1.</w:t>
          </w:r>
          <w:r>
            <w:rPr>
              <w:rFonts w:eastAsiaTheme="minorEastAsia"/>
              <w:noProof/>
              <w:lang w:eastAsia="fr-FR"/>
            </w:rPr>
            <w:tab/>
          </w:r>
          <w:r w:rsidRPr="00525105">
            <w:rPr>
              <w:rStyle w:val="Lienhypertexte"/>
              <w:noProof/>
            </w:rPr>
            <w:t>Principe</w:t>
          </w:r>
          <w:r>
            <w:rPr>
              <w:noProof/>
              <w:webHidden/>
            </w:rPr>
            <w:tab/>
          </w:r>
          <w:r>
            <w:rPr>
              <w:noProof/>
              <w:webHidden/>
            </w:rPr>
            <w:fldChar w:fldCharType="begin"/>
          </w:r>
          <w:r>
            <w:rPr>
              <w:noProof/>
              <w:webHidden/>
            </w:rPr>
            <w:instrText xml:space="preserve"> PAGEREF _Toc18682594 \h </w:instrText>
          </w:r>
          <w:r>
            <w:rPr>
              <w:noProof/>
              <w:webHidden/>
            </w:rPr>
          </w:r>
          <w:r>
            <w:rPr>
              <w:noProof/>
              <w:webHidden/>
            </w:rPr>
            <w:fldChar w:fldCharType="separate"/>
          </w:r>
          <w:ins w:id="54" w:author="Joaquim Estopinan" w:date="2019-09-08T00:19:00Z">
            <w:r w:rsidR="00C13F2C">
              <w:rPr>
                <w:noProof/>
                <w:webHidden/>
              </w:rPr>
              <w:t>16</w:t>
            </w:r>
          </w:ins>
          <w:r>
            <w:rPr>
              <w:noProof/>
              <w:webHidden/>
            </w:rPr>
            <w:fldChar w:fldCharType="end"/>
          </w:r>
          <w:r w:rsidRPr="00525105">
            <w:rPr>
              <w:rStyle w:val="Lienhypertexte"/>
              <w:noProof/>
            </w:rPr>
            <w:fldChar w:fldCharType="end"/>
          </w:r>
        </w:p>
        <w:p w14:paraId="4CF3ACCF" w14:textId="21EDF026" w:rsidR="002076AD" w:rsidRDefault="002076AD">
          <w:pPr>
            <w:pStyle w:val="TM3"/>
            <w:tabs>
              <w:tab w:val="left" w:pos="880"/>
              <w:tab w:val="right" w:leader="dot" w:pos="9062"/>
            </w:tabs>
            <w:rPr>
              <w:rFonts w:eastAsiaTheme="minorEastAsia"/>
              <w:noProof/>
              <w:lang w:eastAsia="fr-FR"/>
            </w:rPr>
          </w:pPr>
          <w:r w:rsidRPr="00525105">
            <w:rPr>
              <w:rStyle w:val="Lienhypertexte"/>
              <w:noProof/>
            </w:rPr>
            <w:fldChar w:fldCharType="begin"/>
          </w:r>
          <w:r w:rsidRPr="00525105">
            <w:rPr>
              <w:rStyle w:val="Lienhypertexte"/>
              <w:noProof/>
            </w:rPr>
            <w:instrText xml:space="preserve"> </w:instrText>
          </w:r>
          <w:r>
            <w:rPr>
              <w:noProof/>
            </w:rPr>
            <w:instrText>HYPERLINK \l "_Toc18682595"</w:instrText>
          </w:r>
          <w:r w:rsidRPr="00525105">
            <w:rPr>
              <w:rStyle w:val="Lienhypertexte"/>
              <w:noProof/>
            </w:rPr>
            <w:instrText xml:space="preserve"> </w:instrText>
          </w:r>
          <w:r w:rsidRPr="00525105">
            <w:rPr>
              <w:rStyle w:val="Lienhypertexte"/>
              <w:noProof/>
            </w:rPr>
          </w:r>
          <w:r w:rsidRPr="00525105">
            <w:rPr>
              <w:rStyle w:val="Lienhypertexte"/>
              <w:noProof/>
            </w:rPr>
            <w:fldChar w:fldCharType="separate"/>
          </w:r>
          <w:r w:rsidRPr="00525105">
            <w:rPr>
              <w:rStyle w:val="Lienhypertexte"/>
              <w:noProof/>
            </w:rPr>
            <w:t>2.</w:t>
          </w:r>
          <w:r>
            <w:rPr>
              <w:rFonts w:eastAsiaTheme="minorEastAsia"/>
              <w:noProof/>
              <w:lang w:eastAsia="fr-FR"/>
            </w:rPr>
            <w:tab/>
          </w:r>
          <w:r w:rsidRPr="00525105">
            <w:rPr>
              <w:rStyle w:val="Lienhypertexte"/>
              <w:noProof/>
            </w:rPr>
            <w:t>Architecture du code</w:t>
          </w:r>
          <w:r>
            <w:rPr>
              <w:noProof/>
              <w:webHidden/>
            </w:rPr>
            <w:tab/>
          </w:r>
          <w:r>
            <w:rPr>
              <w:noProof/>
              <w:webHidden/>
            </w:rPr>
            <w:fldChar w:fldCharType="begin"/>
          </w:r>
          <w:r>
            <w:rPr>
              <w:noProof/>
              <w:webHidden/>
            </w:rPr>
            <w:instrText xml:space="preserve"> PAGEREF _Toc18682595 \h </w:instrText>
          </w:r>
          <w:r>
            <w:rPr>
              <w:noProof/>
              <w:webHidden/>
            </w:rPr>
          </w:r>
          <w:r>
            <w:rPr>
              <w:noProof/>
              <w:webHidden/>
            </w:rPr>
            <w:fldChar w:fldCharType="separate"/>
          </w:r>
          <w:ins w:id="55" w:author="Joaquim Estopinan" w:date="2019-09-08T00:19:00Z">
            <w:r w:rsidR="00C13F2C">
              <w:rPr>
                <w:noProof/>
                <w:webHidden/>
              </w:rPr>
              <w:t>17</w:t>
            </w:r>
          </w:ins>
          <w:r>
            <w:rPr>
              <w:noProof/>
              <w:webHidden/>
            </w:rPr>
            <w:fldChar w:fldCharType="end"/>
          </w:r>
          <w:r w:rsidRPr="00525105">
            <w:rPr>
              <w:rStyle w:val="Lienhypertexte"/>
              <w:noProof/>
            </w:rPr>
            <w:fldChar w:fldCharType="end"/>
          </w:r>
        </w:p>
        <w:p w14:paraId="3B3956FE" w14:textId="4022B3C7" w:rsidR="002076AD" w:rsidRDefault="002076AD">
          <w:pPr>
            <w:pStyle w:val="TM3"/>
            <w:tabs>
              <w:tab w:val="left" w:pos="880"/>
              <w:tab w:val="right" w:leader="dot" w:pos="9062"/>
            </w:tabs>
            <w:rPr>
              <w:rFonts w:eastAsiaTheme="minorEastAsia"/>
              <w:noProof/>
              <w:lang w:eastAsia="fr-FR"/>
            </w:rPr>
          </w:pPr>
          <w:r w:rsidRPr="00525105">
            <w:rPr>
              <w:rStyle w:val="Lienhypertexte"/>
              <w:noProof/>
            </w:rPr>
            <w:fldChar w:fldCharType="begin"/>
          </w:r>
          <w:r w:rsidRPr="00525105">
            <w:rPr>
              <w:rStyle w:val="Lienhypertexte"/>
              <w:noProof/>
            </w:rPr>
            <w:instrText xml:space="preserve"> </w:instrText>
          </w:r>
          <w:r>
            <w:rPr>
              <w:noProof/>
            </w:rPr>
            <w:instrText>HYPERLINK \l "_Toc18682596"</w:instrText>
          </w:r>
          <w:r w:rsidRPr="00525105">
            <w:rPr>
              <w:rStyle w:val="Lienhypertexte"/>
              <w:noProof/>
            </w:rPr>
            <w:instrText xml:space="preserve"> </w:instrText>
          </w:r>
          <w:r w:rsidRPr="00525105">
            <w:rPr>
              <w:rStyle w:val="Lienhypertexte"/>
              <w:noProof/>
            </w:rPr>
          </w:r>
          <w:r w:rsidRPr="00525105">
            <w:rPr>
              <w:rStyle w:val="Lienhypertexte"/>
              <w:noProof/>
            </w:rPr>
            <w:fldChar w:fldCharType="separate"/>
          </w:r>
          <w:r w:rsidRPr="00525105">
            <w:rPr>
              <w:rStyle w:val="Lienhypertexte"/>
              <w:noProof/>
            </w:rPr>
            <w:t>3.</w:t>
          </w:r>
          <w:r>
            <w:rPr>
              <w:rFonts w:eastAsiaTheme="minorEastAsia"/>
              <w:noProof/>
              <w:lang w:eastAsia="fr-FR"/>
            </w:rPr>
            <w:tab/>
          </w:r>
          <w:r w:rsidRPr="00525105">
            <w:rPr>
              <w:rStyle w:val="Lienhypertexte"/>
              <w:noProof/>
            </w:rPr>
            <w:t>Retour sur le Mapping</w:t>
          </w:r>
          <w:r>
            <w:rPr>
              <w:noProof/>
              <w:webHidden/>
            </w:rPr>
            <w:tab/>
          </w:r>
          <w:r>
            <w:rPr>
              <w:noProof/>
              <w:webHidden/>
            </w:rPr>
            <w:fldChar w:fldCharType="begin"/>
          </w:r>
          <w:r>
            <w:rPr>
              <w:noProof/>
              <w:webHidden/>
            </w:rPr>
            <w:instrText xml:space="preserve"> PAGEREF _Toc18682596 \h </w:instrText>
          </w:r>
          <w:r>
            <w:rPr>
              <w:noProof/>
              <w:webHidden/>
            </w:rPr>
          </w:r>
          <w:r>
            <w:rPr>
              <w:noProof/>
              <w:webHidden/>
            </w:rPr>
            <w:fldChar w:fldCharType="separate"/>
          </w:r>
          <w:ins w:id="56" w:author="Joaquim Estopinan" w:date="2019-09-08T00:19:00Z">
            <w:r w:rsidR="00C13F2C">
              <w:rPr>
                <w:noProof/>
                <w:webHidden/>
              </w:rPr>
              <w:t>18</w:t>
            </w:r>
          </w:ins>
          <w:r>
            <w:rPr>
              <w:noProof/>
              <w:webHidden/>
            </w:rPr>
            <w:fldChar w:fldCharType="end"/>
          </w:r>
          <w:r w:rsidRPr="00525105">
            <w:rPr>
              <w:rStyle w:val="Lienhypertexte"/>
              <w:noProof/>
            </w:rPr>
            <w:fldChar w:fldCharType="end"/>
          </w:r>
        </w:p>
        <w:p w14:paraId="21CB274A" w14:textId="0E57A832" w:rsidR="002076AD" w:rsidRDefault="002076AD">
          <w:pPr>
            <w:pStyle w:val="TM3"/>
            <w:tabs>
              <w:tab w:val="left" w:pos="880"/>
              <w:tab w:val="right" w:leader="dot" w:pos="9062"/>
            </w:tabs>
            <w:rPr>
              <w:rFonts w:eastAsiaTheme="minorEastAsia"/>
              <w:noProof/>
              <w:lang w:eastAsia="fr-FR"/>
            </w:rPr>
          </w:pPr>
          <w:r w:rsidRPr="00525105">
            <w:rPr>
              <w:rStyle w:val="Lienhypertexte"/>
              <w:noProof/>
            </w:rPr>
            <w:fldChar w:fldCharType="begin"/>
          </w:r>
          <w:r w:rsidRPr="00525105">
            <w:rPr>
              <w:rStyle w:val="Lienhypertexte"/>
              <w:noProof/>
            </w:rPr>
            <w:instrText xml:space="preserve"> </w:instrText>
          </w:r>
          <w:r>
            <w:rPr>
              <w:noProof/>
            </w:rPr>
            <w:instrText>HYPERLINK \l "_Toc18682597"</w:instrText>
          </w:r>
          <w:r w:rsidRPr="00525105">
            <w:rPr>
              <w:rStyle w:val="Lienhypertexte"/>
              <w:noProof/>
            </w:rPr>
            <w:instrText xml:space="preserve"> </w:instrText>
          </w:r>
          <w:r w:rsidRPr="00525105">
            <w:rPr>
              <w:rStyle w:val="Lienhypertexte"/>
              <w:noProof/>
            </w:rPr>
          </w:r>
          <w:r w:rsidRPr="00525105">
            <w:rPr>
              <w:rStyle w:val="Lienhypertexte"/>
              <w:noProof/>
            </w:rPr>
            <w:fldChar w:fldCharType="separate"/>
          </w:r>
          <w:r w:rsidRPr="00525105">
            <w:rPr>
              <w:rStyle w:val="Lienhypertexte"/>
              <w:noProof/>
            </w:rPr>
            <w:t>4.</w:t>
          </w:r>
          <w:r>
            <w:rPr>
              <w:rFonts w:eastAsiaTheme="minorEastAsia"/>
              <w:noProof/>
              <w:lang w:eastAsia="fr-FR"/>
            </w:rPr>
            <w:tab/>
          </w:r>
          <w:r w:rsidRPr="00525105">
            <w:rPr>
              <w:rStyle w:val="Lienhypertexte"/>
              <w:noProof/>
            </w:rPr>
            <w:t>Sélection des transitions</w:t>
          </w:r>
          <w:r>
            <w:rPr>
              <w:noProof/>
              <w:webHidden/>
            </w:rPr>
            <w:tab/>
          </w:r>
          <w:r>
            <w:rPr>
              <w:noProof/>
              <w:webHidden/>
            </w:rPr>
            <w:fldChar w:fldCharType="begin"/>
          </w:r>
          <w:r>
            <w:rPr>
              <w:noProof/>
              <w:webHidden/>
            </w:rPr>
            <w:instrText xml:space="preserve"> PAGEREF _Toc18682597 \h </w:instrText>
          </w:r>
          <w:r>
            <w:rPr>
              <w:noProof/>
              <w:webHidden/>
            </w:rPr>
          </w:r>
          <w:r>
            <w:rPr>
              <w:noProof/>
              <w:webHidden/>
            </w:rPr>
            <w:fldChar w:fldCharType="separate"/>
          </w:r>
          <w:ins w:id="57" w:author="Joaquim Estopinan" w:date="2019-09-08T00:19:00Z">
            <w:r w:rsidR="00C13F2C">
              <w:rPr>
                <w:noProof/>
                <w:webHidden/>
              </w:rPr>
              <w:t>20</w:t>
            </w:r>
          </w:ins>
          <w:r>
            <w:rPr>
              <w:noProof/>
              <w:webHidden/>
            </w:rPr>
            <w:fldChar w:fldCharType="end"/>
          </w:r>
          <w:r w:rsidRPr="00525105">
            <w:rPr>
              <w:rStyle w:val="Lienhypertexte"/>
              <w:noProof/>
            </w:rPr>
            <w:fldChar w:fldCharType="end"/>
          </w:r>
        </w:p>
        <w:p w14:paraId="09AF13A2" w14:textId="53DC43E7" w:rsidR="002076AD" w:rsidRDefault="002076AD">
          <w:pPr>
            <w:pStyle w:val="TM3"/>
            <w:tabs>
              <w:tab w:val="left" w:pos="880"/>
              <w:tab w:val="right" w:leader="dot" w:pos="9062"/>
            </w:tabs>
            <w:rPr>
              <w:rFonts w:eastAsiaTheme="minorEastAsia"/>
              <w:noProof/>
              <w:lang w:eastAsia="fr-FR"/>
            </w:rPr>
          </w:pPr>
          <w:r w:rsidRPr="00525105">
            <w:rPr>
              <w:rStyle w:val="Lienhypertexte"/>
              <w:noProof/>
            </w:rPr>
            <w:fldChar w:fldCharType="begin"/>
          </w:r>
          <w:r w:rsidRPr="00525105">
            <w:rPr>
              <w:rStyle w:val="Lienhypertexte"/>
              <w:noProof/>
            </w:rPr>
            <w:instrText xml:space="preserve"> </w:instrText>
          </w:r>
          <w:r>
            <w:rPr>
              <w:noProof/>
            </w:rPr>
            <w:instrText>HYPERLINK \l "_Toc18682598"</w:instrText>
          </w:r>
          <w:r w:rsidRPr="00525105">
            <w:rPr>
              <w:rStyle w:val="Lienhypertexte"/>
              <w:noProof/>
            </w:rPr>
            <w:instrText xml:space="preserve"> </w:instrText>
          </w:r>
          <w:r w:rsidRPr="00525105">
            <w:rPr>
              <w:rStyle w:val="Lienhypertexte"/>
              <w:noProof/>
            </w:rPr>
          </w:r>
          <w:r w:rsidRPr="00525105">
            <w:rPr>
              <w:rStyle w:val="Lienhypertexte"/>
              <w:noProof/>
            </w:rPr>
            <w:fldChar w:fldCharType="separate"/>
          </w:r>
          <w:r w:rsidRPr="00525105">
            <w:rPr>
              <w:rStyle w:val="Lienhypertexte"/>
              <w:noProof/>
            </w:rPr>
            <w:t>5.</w:t>
          </w:r>
          <w:r>
            <w:rPr>
              <w:rFonts w:eastAsiaTheme="minorEastAsia"/>
              <w:noProof/>
              <w:lang w:eastAsia="fr-FR"/>
            </w:rPr>
            <w:tab/>
          </w:r>
          <w:r w:rsidRPr="00525105">
            <w:rPr>
              <w:rStyle w:val="Lienhypertexte"/>
              <w:noProof/>
            </w:rPr>
            <w:t>Création du signal d’entrée</w:t>
          </w:r>
          <w:r>
            <w:rPr>
              <w:noProof/>
              <w:webHidden/>
            </w:rPr>
            <w:tab/>
          </w:r>
          <w:r>
            <w:rPr>
              <w:noProof/>
              <w:webHidden/>
            </w:rPr>
            <w:fldChar w:fldCharType="begin"/>
          </w:r>
          <w:r>
            <w:rPr>
              <w:noProof/>
              <w:webHidden/>
            </w:rPr>
            <w:instrText xml:space="preserve"> PAGEREF _Toc18682598 \h </w:instrText>
          </w:r>
          <w:r>
            <w:rPr>
              <w:noProof/>
              <w:webHidden/>
            </w:rPr>
          </w:r>
          <w:r>
            <w:rPr>
              <w:noProof/>
              <w:webHidden/>
            </w:rPr>
            <w:fldChar w:fldCharType="separate"/>
          </w:r>
          <w:ins w:id="58" w:author="Joaquim Estopinan" w:date="2019-09-08T00:19:00Z">
            <w:r w:rsidR="00C13F2C">
              <w:rPr>
                <w:noProof/>
                <w:webHidden/>
              </w:rPr>
              <w:t>21</w:t>
            </w:r>
          </w:ins>
          <w:r>
            <w:rPr>
              <w:noProof/>
              <w:webHidden/>
            </w:rPr>
            <w:fldChar w:fldCharType="end"/>
          </w:r>
          <w:r w:rsidRPr="00525105">
            <w:rPr>
              <w:rStyle w:val="Lienhypertexte"/>
              <w:noProof/>
            </w:rPr>
            <w:fldChar w:fldCharType="end"/>
          </w:r>
        </w:p>
        <w:p w14:paraId="1C90E7D9" w14:textId="4425E888" w:rsidR="002076AD" w:rsidRDefault="002076AD">
          <w:pPr>
            <w:pStyle w:val="TM3"/>
            <w:tabs>
              <w:tab w:val="left" w:pos="880"/>
              <w:tab w:val="right" w:leader="dot" w:pos="9062"/>
            </w:tabs>
            <w:rPr>
              <w:rFonts w:eastAsiaTheme="minorEastAsia"/>
              <w:noProof/>
              <w:lang w:eastAsia="fr-FR"/>
            </w:rPr>
          </w:pPr>
          <w:r w:rsidRPr="00525105">
            <w:rPr>
              <w:rStyle w:val="Lienhypertexte"/>
              <w:noProof/>
            </w:rPr>
            <w:fldChar w:fldCharType="begin"/>
          </w:r>
          <w:r w:rsidRPr="00525105">
            <w:rPr>
              <w:rStyle w:val="Lienhypertexte"/>
              <w:noProof/>
            </w:rPr>
            <w:instrText xml:space="preserve"> </w:instrText>
          </w:r>
          <w:r>
            <w:rPr>
              <w:noProof/>
            </w:rPr>
            <w:instrText>HYPERLINK \l "_Toc18682599"</w:instrText>
          </w:r>
          <w:r w:rsidRPr="00525105">
            <w:rPr>
              <w:rStyle w:val="Lienhypertexte"/>
              <w:noProof/>
            </w:rPr>
            <w:instrText xml:space="preserve"> </w:instrText>
          </w:r>
          <w:r w:rsidRPr="00525105">
            <w:rPr>
              <w:rStyle w:val="Lienhypertexte"/>
              <w:noProof/>
            </w:rPr>
          </w:r>
          <w:r w:rsidRPr="00525105">
            <w:rPr>
              <w:rStyle w:val="Lienhypertexte"/>
              <w:noProof/>
            </w:rPr>
            <w:fldChar w:fldCharType="separate"/>
          </w:r>
          <w:r w:rsidRPr="00525105">
            <w:rPr>
              <w:rStyle w:val="Lienhypertexte"/>
              <w:noProof/>
            </w:rPr>
            <w:t>6.</w:t>
          </w:r>
          <w:r>
            <w:rPr>
              <w:rFonts w:eastAsiaTheme="minorEastAsia"/>
              <w:noProof/>
              <w:lang w:eastAsia="fr-FR"/>
            </w:rPr>
            <w:tab/>
          </w:r>
          <w:r w:rsidRPr="00525105">
            <w:rPr>
              <w:rStyle w:val="Lienhypertexte"/>
              <w:noProof/>
            </w:rPr>
            <w:t>Mesure des largeurs de codes</w:t>
          </w:r>
          <w:r>
            <w:rPr>
              <w:noProof/>
              <w:webHidden/>
            </w:rPr>
            <w:tab/>
          </w:r>
          <w:r>
            <w:rPr>
              <w:noProof/>
              <w:webHidden/>
            </w:rPr>
            <w:fldChar w:fldCharType="begin"/>
          </w:r>
          <w:r>
            <w:rPr>
              <w:noProof/>
              <w:webHidden/>
            </w:rPr>
            <w:instrText xml:space="preserve"> PAGEREF _Toc18682599 \h </w:instrText>
          </w:r>
          <w:r>
            <w:rPr>
              <w:noProof/>
              <w:webHidden/>
            </w:rPr>
          </w:r>
          <w:r>
            <w:rPr>
              <w:noProof/>
              <w:webHidden/>
            </w:rPr>
            <w:fldChar w:fldCharType="separate"/>
          </w:r>
          <w:ins w:id="59" w:author="Joaquim Estopinan" w:date="2019-09-08T00:19:00Z">
            <w:r w:rsidR="00C13F2C">
              <w:rPr>
                <w:noProof/>
                <w:webHidden/>
              </w:rPr>
              <w:t>21</w:t>
            </w:r>
          </w:ins>
          <w:r>
            <w:rPr>
              <w:noProof/>
              <w:webHidden/>
            </w:rPr>
            <w:fldChar w:fldCharType="end"/>
          </w:r>
          <w:r w:rsidRPr="00525105">
            <w:rPr>
              <w:rStyle w:val="Lienhypertexte"/>
              <w:noProof/>
            </w:rPr>
            <w:fldChar w:fldCharType="end"/>
          </w:r>
        </w:p>
        <w:p w14:paraId="7E1B39EF" w14:textId="7D568DA8" w:rsidR="002076AD" w:rsidRDefault="002076AD">
          <w:pPr>
            <w:pStyle w:val="TM3"/>
            <w:tabs>
              <w:tab w:val="left" w:pos="880"/>
              <w:tab w:val="right" w:leader="dot" w:pos="9062"/>
            </w:tabs>
            <w:rPr>
              <w:rFonts w:eastAsiaTheme="minorEastAsia"/>
              <w:noProof/>
              <w:lang w:eastAsia="fr-FR"/>
            </w:rPr>
          </w:pPr>
          <w:r w:rsidRPr="00525105">
            <w:rPr>
              <w:rStyle w:val="Lienhypertexte"/>
              <w:noProof/>
            </w:rPr>
            <w:fldChar w:fldCharType="begin"/>
          </w:r>
          <w:r w:rsidRPr="00525105">
            <w:rPr>
              <w:rStyle w:val="Lienhypertexte"/>
              <w:noProof/>
            </w:rPr>
            <w:instrText xml:space="preserve"> </w:instrText>
          </w:r>
          <w:r>
            <w:rPr>
              <w:noProof/>
            </w:rPr>
            <w:instrText>HYPERLINK \l "_Toc18682600"</w:instrText>
          </w:r>
          <w:r w:rsidRPr="00525105">
            <w:rPr>
              <w:rStyle w:val="Lienhypertexte"/>
              <w:noProof/>
            </w:rPr>
            <w:instrText xml:space="preserve"> </w:instrText>
          </w:r>
          <w:r w:rsidRPr="00525105">
            <w:rPr>
              <w:rStyle w:val="Lienhypertexte"/>
              <w:noProof/>
            </w:rPr>
          </w:r>
          <w:r w:rsidRPr="00525105">
            <w:rPr>
              <w:rStyle w:val="Lienhypertexte"/>
              <w:noProof/>
            </w:rPr>
            <w:fldChar w:fldCharType="separate"/>
          </w:r>
          <w:r w:rsidRPr="00525105">
            <w:rPr>
              <w:rStyle w:val="Lienhypertexte"/>
              <w:noProof/>
            </w:rPr>
            <w:t>7.</w:t>
          </w:r>
          <w:r>
            <w:rPr>
              <w:rFonts w:eastAsiaTheme="minorEastAsia"/>
              <w:noProof/>
              <w:lang w:eastAsia="fr-FR"/>
            </w:rPr>
            <w:tab/>
          </w:r>
          <w:r w:rsidRPr="00525105">
            <w:rPr>
              <w:rStyle w:val="Lienhypertexte"/>
              <w:noProof/>
            </w:rPr>
            <w:t>Résultats</w:t>
          </w:r>
          <w:r>
            <w:rPr>
              <w:noProof/>
              <w:webHidden/>
            </w:rPr>
            <w:tab/>
          </w:r>
          <w:r>
            <w:rPr>
              <w:noProof/>
              <w:webHidden/>
            </w:rPr>
            <w:fldChar w:fldCharType="begin"/>
          </w:r>
          <w:r>
            <w:rPr>
              <w:noProof/>
              <w:webHidden/>
            </w:rPr>
            <w:instrText xml:space="preserve"> PAGEREF _Toc18682600 \h </w:instrText>
          </w:r>
          <w:r>
            <w:rPr>
              <w:noProof/>
              <w:webHidden/>
            </w:rPr>
          </w:r>
          <w:r>
            <w:rPr>
              <w:noProof/>
              <w:webHidden/>
            </w:rPr>
            <w:fldChar w:fldCharType="separate"/>
          </w:r>
          <w:ins w:id="60" w:author="Joaquim Estopinan" w:date="2019-09-08T00:19:00Z">
            <w:r w:rsidR="00C13F2C">
              <w:rPr>
                <w:noProof/>
                <w:webHidden/>
              </w:rPr>
              <w:t>22</w:t>
            </w:r>
          </w:ins>
          <w:r>
            <w:rPr>
              <w:noProof/>
              <w:webHidden/>
            </w:rPr>
            <w:fldChar w:fldCharType="end"/>
          </w:r>
          <w:r w:rsidRPr="00525105">
            <w:rPr>
              <w:rStyle w:val="Lienhypertexte"/>
              <w:noProof/>
            </w:rPr>
            <w:fldChar w:fldCharType="end"/>
          </w:r>
        </w:p>
        <w:p w14:paraId="758A7850" w14:textId="7C856794" w:rsidR="002076AD" w:rsidRDefault="002076AD">
          <w:pPr>
            <w:pStyle w:val="TM2"/>
            <w:rPr>
              <w:rFonts w:eastAsiaTheme="minorEastAsia"/>
              <w:b w:val="0"/>
              <w:lang w:eastAsia="fr-FR"/>
            </w:rPr>
          </w:pPr>
          <w:r w:rsidRPr="00525105">
            <w:rPr>
              <w:rStyle w:val="Lienhypertexte"/>
            </w:rPr>
            <w:fldChar w:fldCharType="begin"/>
          </w:r>
          <w:r w:rsidRPr="00525105">
            <w:rPr>
              <w:rStyle w:val="Lienhypertexte"/>
            </w:rPr>
            <w:instrText xml:space="preserve"> </w:instrText>
          </w:r>
          <w:r>
            <w:instrText>HYPERLINK \l "_Toc18682601"</w:instrText>
          </w:r>
          <w:r w:rsidRPr="00525105">
            <w:rPr>
              <w:rStyle w:val="Lienhypertexte"/>
            </w:rPr>
            <w:instrText xml:space="preserve"> </w:instrText>
          </w:r>
          <w:r w:rsidRPr="00525105">
            <w:rPr>
              <w:rStyle w:val="Lienhypertexte"/>
            </w:rPr>
          </w:r>
          <w:r w:rsidRPr="00525105">
            <w:rPr>
              <w:rStyle w:val="Lienhypertexte"/>
            </w:rPr>
            <w:fldChar w:fldCharType="separate"/>
          </w:r>
          <w:r w:rsidRPr="00525105">
            <w:rPr>
              <w:rStyle w:val="Lienhypertexte"/>
            </w:rPr>
            <w:t>IV.</w:t>
          </w:r>
          <w:r>
            <w:rPr>
              <w:rFonts w:eastAsiaTheme="minorEastAsia"/>
              <w:b w:val="0"/>
              <w:lang w:eastAsia="fr-FR"/>
            </w:rPr>
            <w:tab/>
          </w:r>
          <w:r w:rsidRPr="00525105">
            <w:rPr>
              <w:rStyle w:val="Lienhypertexte"/>
            </w:rPr>
            <w:t>Conclusion</w:t>
          </w:r>
          <w:r>
            <w:rPr>
              <w:webHidden/>
            </w:rPr>
            <w:tab/>
          </w:r>
          <w:r>
            <w:rPr>
              <w:webHidden/>
            </w:rPr>
            <w:fldChar w:fldCharType="begin"/>
          </w:r>
          <w:r>
            <w:rPr>
              <w:webHidden/>
            </w:rPr>
            <w:instrText xml:space="preserve"> PAGEREF _Toc18682601 \h </w:instrText>
          </w:r>
          <w:r>
            <w:rPr>
              <w:webHidden/>
            </w:rPr>
          </w:r>
          <w:r>
            <w:rPr>
              <w:webHidden/>
            </w:rPr>
            <w:fldChar w:fldCharType="separate"/>
          </w:r>
          <w:ins w:id="61" w:author="Joaquim Estopinan" w:date="2019-09-08T00:19:00Z">
            <w:r w:rsidR="00C13F2C">
              <w:rPr>
                <w:webHidden/>
              </w:rPr>
              <w:t>24</w:t>
            </w:r>
          </w:ins>
          <w:r>
            <w:rPr>
              <w:webHidden/>
            </w:rPr>
            <w:fldChar w:fldCharType="end"/>
          </w:r>
          <w:r w:rsidRPr="00525105">
            <w:rPr>
              <w:rStyle w:val="Lienhypertexte"/>
            </w:rPr>
            <w:fldChar w:fldCharType="end"/>
          </w:r>
        </w:p>
        <w:p w14:paraId="5C3683E1" w14:textId="24E39B38" w:rsidR="002076AD" w:rsidRDefault="002076AD">
          <w:pPr>
            <w:pStyle w:val="TM2"/>
            <w:rPr>
              <w:rFonts w:eastAsiaTheme="minorEastAsia"/>
              <w:b w:val="0"/>
              <w:lang w:eastAsia="fr-FR"/>
            </w:rPr>
          </w:pPr>
          <w:r w:rsidRPr="00525105">
            <w:rPr>
              <w:rStyle w:val="Lienhypertexte"/>
            </w:rPr>
            <w:fldChar w:fldCharType="begin"/>
          </w:r>
          <w:r w:rsidRPr="00525105">
            <w:rPr>
              <w:rStyle w:val="Lienhypertexte"/>
            </w:rPr>
            <w:instrText xml:space="preserve"> </w:instrText>
          </w:r>
          <w:r>
            <w:instrText>HYPERLINK \l "_Toc18682602"</w:instrText>
          </w:r>
          <w:r w:rsidRPr="00525105">
            <w:rPr>
              <w:rStyle w:val="Lienhypertexte"/>
            </w:rPr>
            <w:instrText xml:space="preserve"> </w:instrText>
          </w:r>
          <w:r w:rsidRPr="00525105">
            <w:rPr>
              <w:rStyle w:val="Lienhypertexte"/>
            </w:rPr>
          </w:r>
          <w:r w:rsidRPr="00525105">
            <w:rPr>
              <w:rStyle w:val="Lienhypertexte"/>
            </w:rPr>
            <w:fldChar w:fldCharType="separate"/>
          </w:r>
          <w:r w:rsidRPr="00525105">
            <w:rPr>
              <w:rStyle w:val="Lienhypertexte"/>
            </w:rPr>
            <w:t>V.</w:t>
          </w:r>
          <w:r>
            <w:rPr>
              <w:rFonts w:eastAsiaTheme="minorEastAsia"/>
              <w:b w:val="0"/>
              <w:lang w:eastAsia="fr-FR"/>
            </w:rPr>
            <w:tab/>
          </w:r>
          <w:r w:rsidRPr="00525105">
            <w:rPr>
              <w:rStyle w:val="Lienhypertexte"/>
            </w:rPr>
            <w:t>Références</w:t>
          </w:r>
          <w:r>
            <w:rPr>
              <w:webHidden/>
            </w:rPr>
            <w:tab/>
          </w:r>
          <w:r>
            <w:rPr>
              <w:webHidden/>
            </w:rPr>
            <w:fldChar w:fldCharType="begin"/>
          </w:r>
          <w:r>
            <w:rPr>
              <w:webHidden/>
            </w:rPr>
            <w:instrText xml:space="preserve"> PAGEREF _Toc18682602 \h </w:instrText>
          </w:r>
          <w:r>
            <w:rPr>
              <w:webHidden/>
            </w:rPr>
          </w:r>
          <w:r>
            <w:rPr>
              <w:webHidden/>
            </w:rPr>
            <w:fldChar w:fldCharType="separate"/>
          </w:r>
          <w:ins w:id="62" w:author="Joaquim Estopinan" w:date="2019-09-08T00:19:00Z">
            <w:r w:rsidR="00C13F2C">
              <w:rPr>
                <w:webHidden/>
              </w:rPr>
              <w:t>25</w:t>
            </w:r>
          </w:ins>
          <w:r>
            <w:rPr>
              <w:webHidden/>
            </w:rPr>
            <w:fldChar w:fldCharType="end"/>
          </w:r>
          <w:r w:rsidRPr="00525105">
            <w:rPr>
              <w:rStyle w:val="Lienhypertexte"/>
            </w:rPr>
            <w:fldChar w:fldCharType="end"/>
          </w:r>
        </w:p>
        <w:p w14:paraId="326E4174" w14:textId="4AC66FF6" w:rsidR="002076AD" w:rsidRDefault="002076AD">
          <w:pPr>
            <w:pStyle w:val="TM2"/>
            <w:rPr>
              <w:rFonts w:eastAsiaTheme="minorEastAsia"/>
              <w:b w:val="0"/>
              <w:lang w:eastAsia="fr-FR"/>
            </w:rPr>
          </w:pPr>
          <w:r w:rsidRPr="00525105">
            <w:rPr>
              <w:rStyle w:val="Lienhypertexte"/>
            </w:rPr>
            <w:fldChar w:fldCharType="begin"/>
          </w:r>
          <w:r w:rsidRPr="00525105">
            <w:rPr>
              <w:rStyle w:val="Lienhypertexte"/>
            </w:rPr>
            <w:instrText xml:space="preserve"> </w:instrText>
          </w:r>
          <w:r>
            <w:instrText>HYPERLINK \l "_Toc18682603"</w:instrText>
          </w:r>
          <w:r w:rsidRPr="00525105">
            <w:rPr>
              <w:rStyle w:val="Lienhypertexte"/>
            </w:rPr>
            <w:instrText xml:space="preserve"> </w:instrText>
          </w:r>
          <w:r w:rsidRPr="00525105">
            <w:rPr>
              <w:rStyle w:val="Lienhypertexte"/>
            </w:rPr>
          </w:r>
          <w:r w:rsidRPr="00525105">
            <w:rPr>
              <w:rStyle w:val="Lienhypertexte"/>
            </w:rPr>
            <w:fldChar w:fldCharType="separate"/>
          </w:r>
          <w:r w:rsidRPr="00525105">
            <w:rPr>
              <w:rStyle w:val="Lienhypertexte"/>
            </w:rPr>
            <w:t>VI.</w:t>
          </w:r>
          <w:r>
            <w:rPr>
              <w:rFonts w:eastAsiaTheme="minorEastAsia"/>
              <w:b w:val="0"/>
              <w:lang w:eastAsia="fr-FR"/>
            </w:rPr>
            <w:tab/>
          </w:r>
          <w:r w:rsidRPr="00525105">
            <w:rPr>
              <w:rStyle w:val="Lienhypertexte"/>
            </w:rPr>
            <w:t>Résumés</w:t>
          </w:r>
          <w:r>
            <w:rPr>
              <w:webHidden/>
            </w:rPr>
            <w:tab/>
          </w:r>
          <w:r>
            <w:rPr>
              <w:webHidden/>
            </w:rPr>
            <w:fldChar w:fldCharType="begin"/>
          </w:r>
          <w:r>
            <w:rPr>
              <w:webHidden/>
            </w:rPr>
            <w:instrText xml:space="preserve"> PAGEREF _Toc18682603 \h </w:instrText>
          </w:r>
          <w:r>
            <w:rPr>
              <w:webHidden/>
            </w:rPr>
          </w:r>
          <w:r>
            <w:rPr>
              <w:webHidden/>
            </w:rPr>
            <w:fldChar w:fldCharType="separate"/>
          </w:r>
          <w:ins w:id="63" w:author="Joaquim Estopinan" w:date="2019-09-08T00:19:00Z">
            <w:r w:rsidR="00C13F2C">
              <w:rPr>
                <w:webHidden/>
              </w:rPr>
              <w:t>26</w:t>
            </w:r>
          </w:ins>
          <w:bookmarkStart w:id="64" w:name="_GoBack"/>
          <w:bookmarkEnd w:id="64"/>
          <w:r>
            <w:rPr>
              <w:webHidden/>
            </w:rPr>
            <w:fldChar w:fldCharType="end"/>
          </w:r>
          <w:r w:rsidRPr="00525105">
            <w:rPr>
              <w:rStyle w:val="Lienhypertexte"/>
            </w:rPr>
            <w:fldChar w:fldCharType="end"/>
          </w:r>
        </w:p>
        <w:p w14:paraId="4AD1DC80" w14:textId="2843A418" w:rsidR="002076AD" w:rsidRDefault="002076AD">
          <w:pPr>
            <w:pStyle w:val="TM3"/>
            <w:tabs>
              <w:tab w:val="left" w:pos="880"/>
              <w:tab w:val="right" w:leader="dot" w:pos="9062"/>
            </w:tabs>
            <w:rPr>
              <w:rFonts w:eastAsiaTheme="minorEastAsia"/>
              <w:noProof/>
              <w:lang w:eastAsia="fr-FR"/>
            </w:rPr>
          </w:pPr>
          <w:r w:rsidRPr="00525105">
            <w:rPr>
              <w:rStyle w:val="Lienhypertexte"/>
              <w:noProof/>
            </w:rPr>
            <w:fldChar w:fldCharType="begin"/>
          </w:r>
          <w:r w:rsidRPr="00525105">
            <w:rPr>
              <w:rStyle w:val="Lienhypertexte"/>
              <w:noProof/>
            </w:rPr>
            <w:instrText xml:space="preserve"> </w:instrText>
          </w:r>
          <w:r>
            <w:rPr>
              <w:noProof/>
            </w:rPr>
            <w:instrText>HYPERLINK \l "_Toc18682604"</w:instrText>
          </w:r>
          <w:r w:rsidRPr="00525105">
            <w:rPr>
              <w:rStyle w:val="Lienhypertexte"/>
              <w:noProof/>
            </w:rPr>
            <w:instrText xml:space="preserve"> </w:instrText>
          </w:r>
          <w:r w:rsidRPr="00525105">
            <w:rPr>
              <w:rStyle w:val="Lienhypertexte"/>
              <w:noProof/>
            </w:rPr>
          </w:r>
          <w:r w:rsidRPr="00525105">
            <w:rPr>
              <w:rStyle w:val="Lienhypertexte"/>
              <w:noProof/>
            </w:rPr>
            <w:fldChar w:fldCharType="separate"/>
          </w:r>
          <w:r w:rsidRPr="00525105">
            <w:rPr>
              <w:rStyle w:val="Lienhypertexte"/>
              <w:noProof/>
            </w:rPr>
            <w:t>1.</w:t>
          </w:r>
          <w:r>
            <w:rPr>
              <w:rFonts w:eastAsiaTheme="minorEastAsia"/>
              <w:noProof/>
              <w:lang w:eastAsia="fr-FR"/>
            </w:rPr>
            <w:tab/>
          </w:r>
          <w:r w:rsidRPr="00525105">
            <w:rPr>
              <w:rStyle w:val="Lienhypertexte"/>
              <w:noProof/>
            </w:rPr>
            <w:t>Français</w:t>
          </w:r>
          <w:r>
            <w:rPr>
              <w:noProof/>
              <w:webHidden/>
            </w:rPr>
            <w:tab/>
          </w:r>
          <w:r>
            <w:rPr>
              <w:noProof/>
              <w:webHidden/>
            </w:rPr>
            <w:fldChar w:fldCharType="begin"/>
          </w:r>
          <w:r>
            <w:rPr>
              <w:noProof/>
              <w:webHidden/>
            </w:rPr>
            <w:instrText xml:space="preserve"> PAGEREF _Toc18682604 \h </w:instrText>
          </w:r>
          <w:r>
            <w:rPr>
              <w:noProof/>
              <w:webHidden/>
            </w:rPr>
          </w:r>
          <w:r>
            <w:rPr>
              <w:noProof/>
              <w:webHidden/>
            </w:rPr>
            <w:fldChar w:fldCharType="separate"/>
          </w:r>
          <w:r w:rsidR="00C13F2C">
            <w:rPr>
              <w:noProof/>
              <w:webHidden/>
            </w:rPr>
            <w:t>27</w:t>
          </w:r>
          <w:r>
            <w:rPr>
              <w:noProof/>
              <w:webHidden/>
            </w:rPr>
            <w:fldChar w:fldCharType="end"/>
          </w:r>
          <w:r w:rsidRPr="00525105">
            <w:rPr>
              <w:rStyle w:val="Lienhypertexte"/>
              <w:noProof/>
            </w:rPr>
            <w:fldChar w:fldCharType="end"/>
          </w:r>
        </w:p>
        <w:p w14:paraId="700500C6" w14:textId="469137A7" w:rsidR="002076AD" w:rsidRDefault="002076AD">
          <w:pPr>
            <w:pStyle w:val="TM3"/>
            <w:tabs>
              <w:tab w:val="left" w:pos="880"/>
              <w:tab w:val="right" w:leader="dot" w:pos="9062"/>
            </w:tabs>
            <w:rPr>
              <w:rFonts w:eastAsiaTheme="minorEastAsia"/>
              <w:noProof/>
              <w:lang w:eastAsia="fr-FR"/>
            </w:rPr>
          </w:pPr>
          <w:hyperlink w:anchor="_Toc18682605" w:history="1">
            <w:r w:rsidRPr="00525105">
              <w:rPr>
                <w:rStyle w:val="Lienhypertexte"/>
                <w:noProof/>
              </w:rPr>
              <w:t>2.</w:t>
            </w:r>
            <w:r>
              <w:rPr>
                <w:rFonts w:eastAsiaTheme="minorEastAsia"/>
                <w:noProof/>
                <w:lang w:eastAsia="fr-FR"/>
              </w:rPr>
              <w:tab/>
            </w:r>
            <w:r w:rsidRPr="00525105">
              <w:rPr>
                <w:rStyle w:val="Lienhypertexte"/>
                <w:noProof/>
              </w:rPr>
              <w:t>Anglais</w:t>
            </w:r>
            <w:r>
              <w:rPr>
                <w:noProof/>
                <w:webHidden/>
              </w:rPr>
              <w:tab/>
            </w:r>
            <w:r>
              <w:rPr>
                <w:noProof/>
                <w:webHidden/>
              </w:rPr>
              <w:fldChar w:fldCharType="begin"/>
            </w:r>
            <w:r>
              <w:rPr>
                <w:noProof/>
                <w:webHidden/>
              </w:rPr>
              <w:instrText xml:space="preserve"> PAGEREF _Toc18682605 \h </w:instrText>
            </w:r>
            <w:r>
              <w:rPr>
                <w:noProof/>
                <w:webHidden/>
              </w:rPr>
            </w:r>
            <w:r>
              <w:rPr>
                <w:noProof/>
                <w:webHidden/>
              </w:rPr>
              <w:fldChar w:fldCharType="separate"/>
            </w:r>
            <w:r w:rsidR="00C13F2C">
              <w:rPr>
                <w:noProof/>
                <w:webHidden/>
              </w:rPr>
              <w:t>27</w:t>
            </w:r>
            <w:r>
              <w:rPr>
                <w:noProof/>
                <w:webHidden/>
              </w:rPr>
              <w:fldChar w:fldCharType="end"/>
            </w:r>
          </w:hyperlink>
        </w:p>
        <w:p w14:paraId="63A78E4D" w14:textId="77777777" w:rsidR="001319B0" w:rsidRPr="001272CB" w:rsidRDefault="001319B0" w:rsidP="00825B0A">
          <w:pPr>
            <w:jc w:val="both"/>
          </w:pPr>
          <w:r w:rsidRPr="001272CB">
            <w:rPr>
              <w:b/>
              <w:bCs/>
            </w:rPr>
            <w:fldChar w:fldCharType="end"/>
          </w:r>
        </w:p>
      </w:sdtContent>
    </w:sdt>
    <w:p w14:paraId="2E0AFADD" w14:textId="77777777" w:rsidR="003F1EE0" w:rsidRPr="001272CB" w:rsidRDefault="0047267B" w:rsidP="00825B0A">
      <w:pPr>
        <w:jc w:val="both"/>
      </w:pPr>
      <w:r w:rsidRPr="001272CB">
        <w:br w:type="page"/>
      </w:r>
    </w:p>
    <w:p w14:paraId="7646B06C" w14:textId="77777777" w:rsidR="0047267B" w:rsidRPr="001272CB" w:rsidRDefault="003F1EE0" w:rsidP="00825B0A">
      <w:pPr>
        <w:pStyle w:val="Titre2"/>
        <w:jc w:val="both"/>
        <w:rPr>
          <w:lang w:val="fr-FR"/>
        </w:rPr>
      </w:pPr>
      <w:bookmarkStart w:id="65" w:name="_Toc18682580"/>
      <w:r w:rsidRPr="001272CB">
        <w:rPr>
          <w:lang w:val="fr-FR"/>
        </w:rPr>
        <w:lastRenderedPageBreak/>
        <w:t>Introduction</w:t>
      </w:r>
      <w:bookmarkEnd w:id="65"/>
    </w:p>
    <w:p w14:paraId="10EB0BA9" w14:textId="77777777" w:rsidR="002F15BE" w:rsidRPr="001272CB" w:rsidRDefault="002F15BE" w:rsidP="002F15BE"/>
    <w:p w14:paraId="242AFF94" w14:textId="77777777" w:rsidR="001272CB" w:rsidRPr="001272CB" w:rsidRDefault="001272CB" w:rsidP="001272CB">
      <w:pPr>
        <w:pStyle w:val="Titre3"/>
        <w:rPr>
          <w:lang w:val="fr-FR"/>
        </w:rPr>
      </w:pPr>
      <w:bookmarkStart w:id="66" w:name="_Toc18682581"/>
      <w:r w:rsidRPr="001272CB">
        <w:rPr>
          <w:lang w:val="fr-FR"/>
        </w:rPr>
        <w:t>Présentation de Pyxalis</w:t>
      </w:r>
      <w:bookmarkEnd w:id="66"/>
    </w:p>
    <w:p w14:paraId="209B988D" w14:textId="3C200B6C" w:rsidR="00D216C2" w:rsidRDefault="001272CB" w:rsidP="00D216C2">
      <w:pPr>
        <w:jc w:val="both"/>
      </w:pPr>
      <w:r>
        <w:tab/>
        <w:t xml:space="preserve">Pyxalis est une entreprise de taille humaine </w:t>
      </w:r>
      <w:r w:rsidR="0058045D">
        <w:t xml:space="preserve">dont le </w:t>
      </w:r>
      <w:r w:rsidR="00D51EB9">
        <w:t>cœur</w:t>
      </w:r>
      <w:r>
        <w:t xml:space="preserve"> de métier </w:t>
      </w:r>
      <w:r w:rsidR="0058045D">
        <w:t xml:space="preserve">est </w:t>
      </w:r>
      <w:r>
        <w:t xml:space="preserve">le développement de capteurs d’images. Avec une trentaine d’employés et une dynamique importante, les bureaux situés à Moirans constituent un lieu de travail agréable. L’open-space est divisé en secteurs </w:t>
      </w:r>
      <w:r w:rsidR="00B3603A">
        <w:t xml:space="preserve">d’activité : </w:t>
      </w:r>
      <w:r w:rsidR="00D862D6">
        <w:t>management</w:t>
      </w:r>
      <w:r w:rsidR="00B3603A">
        <w:t xml:space="preserve">, </w:t>
      </w:r>
      <w:r w:rsidR="00D862D6">
        <w:t>administration</w:t>
      </w:r>
      <w:r w:rsidR="00B3603A">
        <w:t xml:space="preserve">, </w:t>
      </w:r>
      <w:r w:rsidR="00D862D6">
        <w:t xml:space="preserve">achat </w:t>
      </w:r>
      <w:r w:rsidR="00B3603A">
        <w:t xml:space="preserve">&amp; </w:t>
      </w:r>
      <w:r w:rsidR="00D862D6">
        <w:t>vente</w:t>
      </w:r>
      <w:r w:rsidR="00B3603A">
        <w:t xml:space="preserve">, </w:t>
      </w:r>
      <w:r w:rsidR="0058045D">
        <w:t xml:space="preserve">conception </w:t>
      </w:r>
      <w:r w:rsidR="00D862D6">
        <w:t>analogique</w:t>
      </w:r>
      <w:r w:rsidR="00B3603A">
        <w:t xml:space="preserve">, </w:t>
      </w:r>
      <w:r w:rsidR="0058045D">
        <w:t xml:space="preserve">conception </w:t>
      </w:r>
      <w:r w:rsidR="00D862D6">
        <w:t>numérique</w:t>
      </w:r>
      <w:r w:rsidR="00B3603A">
        <w:t>,</w:t>
      </w:r>
      <w:r w:rsidR="00D862D6">
        <w:t xml:space="preserve"> layout et validation,</w:t>
      </w:r>
      <w:r w:rsidR="00B3603A">
        <w:t xml:space="preserve"> </w:t>
      </w:r>
      <w:r w:rsidR="00D862D6">
        <w:t xml:space="preserve">dessin de pixels, caractérisation, prospection et support </w:t>
      </w:r>
      <w:r w:rsidR="00B3603A">
        <w:t xml:space="preserve">client. </w:t>
      </w:r>
    </w:p>
    <w:p w14:paraId="0C380D27" w14:textId="77777777" w:rsidR="00D216C2" w:rsidRDefault="00D216C2" w:rsidP="00D216C2">
      <w:pPr>
        <w:jc w:val="both"/>
      </w:pPr>
      <w:r>
        <w:tab/>
      </w:r>
      <w:r w:rsidR="00B3603A">
        <w:t>Ce dernier pôle est fondamental pour l’entreprise qui s’applique à fournir des solutions adaptées aux besoins de</w:t>
      </w:r>
      <w:r>
        <w:t xml:space="preserve"> </w:t>
      </w:r>
      <w:r w:rsidR="00B3603A">
        <w:t>s</w:t>
      </w:r>
      <w:r>
        <w:t>es</w:t>
      </w:r>
      <w:r w:rsidR="00B3603A">
        <w:t xml:space="preserve"> clients, quelque que soit leur taille. En effet, comme me l’a précisé Bertrand - Ingénieur Application – les grosses entreprises du secteur ne viseront que les clients importants alors que la force de Pyxalis sera de travailler à l’écoute d’acteurs parfois plus modestes mais prometteurs.</w:t>
      </w:r>
    </w:p>
    <w:p w14:paraId="5D5D3FEC" w14:textId="0FDB3621" w:rsidR="001272CB" w:rsidRDefault="00D216C2" w:rsidP="00D216C2">
      <w:pPr>
        <w:jc w:val="both"/>
      </w:pPr>
      <w:r>
        <w:tab/>
        <w:t xml:space="preserve">L’entreprise propose des capteurs </w:t>
      </w:r>
      <w:r w:rsidR="005E4C6F">
        <w:t>« </w:t>
      </w:r>
      <w:r w:rsidRPr="00D216C2">
        <w:rPr>
          <w:i/>
          <w:iCs/>
        </w:rPr>
        <w:t>full-custom</w:t>
      </w:r>
      <w:r w:rsidR="005E4C6F">
        <w:rPr>
          <w:i/>
          <w:iCs/>
        </w:rPr>
        <w:t> »</w:t>
      </w:r>
      <w:r>
        <w:t xml:space="preserve">, i.e. </w:t>
      </w:r>
      <w:r w:rsidR="005E4C6F">
        <w:t xml:space="preserve">développés uniquement </w:t>
      </w:r>
      <w:r>
        <w:t xml:space="preserve">pour </w:t>
      </w:r>
      <w:r w:rsidR="005E4C6F">
        <w:t xml:space="preserve">une application </w:t>
      </w:r>
      <w:r>
        <w:t>précise d</w:t>
      </w:r>
      <w:r w:rsidR="005E4C6F">
        <w:t>’</w:t>
      </w:r>
      <w:r>
        <w:t>u</w:t>
      </w:r>
      <w:r w:rsidR="005E4C6F">
        <w:t>n</w:t>
      </w:r>
      <w:r>
        <w:t xml:space="preserve"> client, et d’autres </w:t>
      </w:r>
      <w:r w:rsidR="005E4C6F">
        <w:t>« </w:t>
      </w:r>
      <w:r>
        <w:rPr>
          <w:i/>
          <w:iCs/>
        </w:rPr>
        <w:t>semi-custom</w:t>
      </w:r>
      <w:r w:rsidR="005E4C6F">
        <w:rPr>
          <w:i/>
          <w:iCs/>
        </w:rPr>
        <w:t> »</w:t>
      </w:r>
      <w:r>
        <w:t xml:space="preserve"> qui </w:t>
      </w:r>
      <w:r w:rsidR="005E4C6F">
        <w:t xml:space="preserve">pourront </w:t>
      </w:r>
      <w:r>
        <w:t xml:space="preserve">être utilisés </w:t>
      </w:r>
      <w:r w:rsidR="005E4C6F">
        <w:t xml:space="preserve">pour les </w:t>
      </w:r>
      <w:r>
        <w:t xml:space="preserve">différents </w:t>
      </w:r>
      <w:r w:rsidR="005E4C6F">
        <w:t>marchés cibles de Pyxalis :</w:t>
      </w:r>
      <w:r w:rsidR="00D51EB9">
        <w:t xml:space="preserve"> </w:t>
      </w:r>
      <w:r w:rsidR="005E4C6F">
        <w:t>l’</w:t>
      </w:r>
      <w:r w:rsidR="00D51EB9">
        <w:t>aérospatiale</w:t>
      </w:r>
      <w:r>
        <w:t xml:space="preserve">, </w:t>
      </w:r>
      <w:r w:rsidR="005E4C6F">
        <w:t xml:space="preserve">le </w:t>
      </w:r>
      <w:r>
        <w:t xml:space="preserve">médical </w:t>
      </w:r>
      <w:r w:rsidR="005E4C6F">
        <w:t>ou encore l’industrie automobile.</w:t>
      </w:r>
      <w:r>
        <w:t xml:space="preserve"> </w:t>
      </w:r>
    </w:p>
    <w:p w14:paraId="5D6A27C2" w14:textId="77777777" w:rsidR="00D4410F" w:rsidRPr="00D216C2" w:rsidRDefault="00D4410F" w:rsidP="00D216C2">
      <w:pPr>
        <w:jc w:val="both"/>
      </w:pPr>
    </w:p>
    <w:p w14:paraId="4C843450" w14:textId="77777777" w:rsidR="001272CB" w:rsidRPr="001272CB" w:rsidRDefault="001272CB" w:rsidP="001272CB">
      <w:pPr>
        <w:pStyle w:val="Titre3"/>
        <w:rPr>
          <w:lang w:val="fr-FR"/>
        </w:rPr>
      </w:pPr>
      <w:bookmarkStart w:id="67" w:name="_Toc18682582"/>
      <w:r w:rsidRPr="001272CB">
        <w:rPr>
          <w:lang w:val="fr-FR"/>
        </w:rPr>
        <w:t>Contexte</w:t>
      </w:r>
      <w:bookmarkEnd w:id="67"/>
    </w:p>
    <w:p w14:paraId="242B0FC7" w14:textId="71D9C6D9" w:rsidR="00A24089" w:rsidRDefault="00267DEB" w:rsidP="00F14BD7">
      <w:pPr>
        <w:jc w:val="both"/>
        <w:rPr>
          <w:ins w:id="68" w:author="Joaquim Estopinan" w:date="2019-09-05T19:31:00Z"/>
        </w:rPr>
      </w:pPr>
      <w:ins w:id="69" w:author="Joaquim Estopinan" w:date="2019-09-05T19:26:00Z">
        <w:r>
          <w:tab/>
          <w:t xml:space="preserve">La fonction d’un capteur d’image numérique est de </w:t>
        </w:r>
      </w:ins>
      <w:ins w:id="70" w:author="Joaquim Estopinan" w:date="2019-09-05T19:27:00Z">
        <w:r>
          <w:t>constituer une représentation numérique fidèle d’une scène réelle</w:t>
        </w:r>
      </w:ins>
      <w:ins w:id="71" w:author="Joaquim Estopinan" w:date="2019-09-05T19:28:00Z">
        <w:r>
          <w:t xml:space="preserve">. </w:t>
        </w:r>
      </w:ins>
      <w:ins w:id="72" w:author="Joaquim Estopinan" w:date="2019-09-05T19:29:00Z">
        <w:r>
          <w:t>Pour se faire, la lumière d</w:t>
        </w:r>
      </w:ins>
      <w:ins w:id="73" w:author="Joaquim Estopinan" w:date="2019-09-05T19:30:00Z">
        <w:r>
          <w:t xml:space="preserve">e la scène </w:t>
        </w:r>
      </w:ins>
      <w:ins w:id="74" w:author="Joaquim Estopinan" w:date="2019-09-07T17:33:00Z">
        <w:r w:rsidR="00F12BDD">
          <w:t>vis</w:t>
        </w:r>
      </w:ins>
      <w:ins w:id="75" w:author="Joaquim Estopinan" w:date="2019-09-05T19:30:00Z">
        <w:r>
          <w:t xml:space="preserve">ée est capturée puis transformée selon les étapes de la </w:t>
        </w:r>
        <w:r w:rsidRPr="00F12BDD">
          <w:rPr>
            <w:i/>
            <w:iCs/>
            <w:rPrChange w:id="76" w:author="Joaquim Estopinan" w:date="2019-09-07T17:33:00Z">
              <w:rPr/>
            </w:rPrChange>
          </w:rPr>
          <w:t xml:space="preserve">figure 1 </w:t>
        </w:r>
        <w:r>
          <w:t>ci-dessous :</w:t>
        </w:r>
      </w:ins>
    </w:p>
    <w:p w14:paraId="04F89F0B" w14:textId="77777777" w:rsidR="00EA133B" w:rsidRDefault="00267DEB" w:rsidP="00EA133B">
      <w:pPr>
        <w:keepNext/>
        <w:jc w:val="center"/>
        <w:rPr>
          <w:ins w:id="77" w:author="Joaquim Estopinan" w:date="2019-09-05T19:48:00Z"/>
        </w:rPr>
        <w:pPrChange w:id="78" w:author="Joaquim Estopinan" w:date="2019-09-05T19:48:00Z">
          <w:pPr>
            <w:jc w:val="center"/>
          </w:pPr>
        </w:pPrChange>
      </w:pPr>
      <w:ins w:id="79" w:author="Joaquim Estopinan" w:date="2019-09-05T19:32:00Z">
        <w:r>
          <w:rPr>
            <w:noProof/>
          </w:rPr>
          <w:drawing>
            <wp:inline distT="0" distB="0" distL="0" distR="0" wp14:anchorId="06D0934D" wp14:editId="31CB440C">
              <wp:extent cx="4538800" cy="3625736"/>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dif capteur image.png"/>
                      <pic:cNvPicPr/>
                    </pic:nvPicPr>
                    <pic:blipFill>
                      <a:blip r:embed="rId9">
                        <a:extLst>
                          <a:ext uri="{28A0092B-C50C-407E-A947-70E740481C1C}">
                            <a14:useLocalDpi xmlns:a14="http://schemas.microsoft.com/office/drawing/2010/main" val="0"/>
                          </a:ext>
                        </a:extLst>
                      </a:blip>
                      <a:stretch>
                        <a:fillRect/>
                      </a:stretch>
                    </pic:blipFill>
                    <pic:spPr>
                      <a:xfrm>
                        <a:off x="0" y="0"/>
                        <a:ext cx="4545394" cy="3631004"/>
                      </a:xfrm>
                      <a:prstGeom prst="rect">
                        <a:avLst/>
                      </a:prstGeom>
                    </pic:spPr>
                  </pic:pic>
                </a:graphicData>
              </a:graphic>
            </wp:inline>
          </w:drawing>
        </w:r>
      </w:ins>
    </w:p>
    <w:p w14:paraId="2874AEE1" w14:textId="09F3D154" w:rsidR="00267DEB" w:rsidRPr="004A4AD5" w:rsidRDefault="00EA133B" w:rsidP="00EA133B">
      <w:pPr>
        <w:pStyle w:val="Lgende"/>
        <w:rPr>
          <w:ins w:id="80" w:author="Joaquim Estopinan" w:date="2019-09-05T19:13:00Z"/>
          <w:lang w:val="en-US"/>
        </w:rPr>
      </w:pPr>
      <w:ins w:id="81" w:author="Joaquim Estopinan" w:date="2019-09-05T19:48:00Z">
        <w:r w:rsidRPr="004A4AD5">
          <w:rPr>
            <w:lang w:val="en-US"/>
          </w:rPr>
          <w:t xml:space="preserve">Figure </w:t>
        </w:r>
      </w:ins>
      <w:r>
        <w:fldChar w:fldCharType="begin"/>
      </w:r>
      <w:r w:rsidRPr="00EA133B">
        <w:rPr>
          <w:lang w:val="en-US"/>
        </w:rPr>
        <w:instrText xml:space="preserve"> SEQ Figure \* ARABIC </w:instrText>
      </w:r>
      <w:r>
        <w:fldChar w:fldCharType="separate"/>
      </w:r>
      <w:ins w:id="82" w:author="Joaquim Estopinan" w:date="2019-09-06T17:30:00Z">
        <w:r w:rsidR="00954EE0">
          <w:rPr>
            <w:noProof/>
            <w:lang w:val="en-US"/>
          </w:rPr>
          <w:t>1</w:t>
        </w:r>
      </w:ins>
      <w:ins w:id="83" w:author="Joaquim Estopinan" w:date="2019-09-05T19:48:00Z">
        <w:r>
          <w:fldChar w:fldCharType="end"/>
        </w:r>
        <w:r w:rsidRPr="004A4AD5">
          <w:rPr>
            <w:lang w:val="en-US"/>
          </w:rPr>
          <w:t xml:space="preserve"> : How to turn light into a digital file [4]</w:t>
        </w:r>
      </w:ins>
    </w:p>
    <w:p w14:paraId="4C928783" w14:textId="4AAE57C3" w:rsidR="00EA133B" w:rsidRDefault="00EA133B" w:rsidP="00F14BD7">
      <w:pPr>
        <w:jc w:val="both"/>
        <w:rPr>
          <w:ins w:id="84" w:author="Joaquim Estopinan" w:date="2019-09-06T13:08:00Z"/>
        </w:rPr>
      </w:pPr>
      <w:ins w:id="85" w:author="Joaquim Estopinan" w:date="2019-09-05T19:53:00Z">
        <w:r>
          <w:rPr>
            <w:lang w:val="en-US"/>
          </w:rPr>
          <w:lastRenderedPageBreak/>
          <w:tab/>
        </w:r>
        <w:r w:rsidRPr="00EA133B">
          <w:rPr>
            <w:rPrChange w:id="86" w:author="Joaquim Estopinan" w:date="2019-09-05T19:54:00Z">
              <w:rPr>
                <w:lang w:val="en-US"/>
              </w:rPr>
            </w:rPrChange>
          </w:rPr>
          <w:t>La lumière</w:t>
        </w:r>
      </w:ins>
      <w:ins w:id="87" w:author="Joaquim Estopinan" w:date="2019-09-05T19:54:00Z">
        <w:r w:rsidRPr="00EA133B">
          <w:rPr>
            <w:rPrChange w:id="88" w:author="Joaquim Estopinan" w:date="2019-09-05T19:54:00Z">
              <w:rPr>
                <w:lang w:val="en-US"/>
              </w:rPr>
            </w:rPrChange>
          </w:rPr>
          <w:t xml:space="preserve"> incidente est </w:t>
        </w:r>
        <w:r>
          <w:t>pour commencer focalisée sur le capteur d’image à l’aide de l’objectif</w:t>
        </w:r>
      </w:ins>
      <w:ins w:id="89" w:author="Joaquim Estopinan" w:date="2019-09-05T19:55:00Z">
        <w:r>
          <w:t xml:space="preserve">. Un filtre </w:t>
        </w:r>
      </w:ins>
      <w:ins w:id="90" w:author="Joaquim Estopinan" w:date="2019-09-05T19:56:00Z">
        <w:r>
          <w:t xml:space="preserve">couleur mosaïque </w:t>
        </w:r>
      </w:ins>
      <w:ins w:id="91" w:author="Joaquim Estopinan" w:date="2019-09-05T19:55:00Z">
        <w:r>
          <w:t>est placé avant le capteur car ce dernier n’est s</w:t>
        </w:r>
      </w:ins>
      <w:ins w:id="92" w:author="Joaquim Estopinan" w:date="2019-09-05T19:56:00Z">
        <w:r>
          <w:t xml:space="preserve">ensible qu’a l’intensité </w:t>
        </w:r>
        <w:r w:rsidR="008C4E40">
          <w:t xml:space="preserve">lumineuse qui lui parvient, </w:t>
        </w:r>
      </w:ins>
      <w:ins w:id="93" w:author="Joaquim Estopinan" w:date="2019-09-06T13:07:00Z">
        <w:r w:rsidR="004A4AD5">
          <w:t xml:space="preserve">et </w:t>
        </w:r>
      </w:ins>
      <w:ins w:id="94" w:author="Joaquim Estopinan" w:date="2019-09-05T19:56:00Z">
        <w:r w:rsidR="008C4E40">
          <w:t>non</w:t>
        </w:r>
      </w:ins>
      <w:ins w:id="95" w:author="Joaquim Estopinan" w:date="2019-09-06T13:07:00Z">
        <w:r w:rsidR="004A4AD5">
          <w:t xml:space="preserve"> à</w:t>
        </w:r>
      </w:ins>
      <w:ins w:id="96" w:author="Joaquim Estopinan" w:date="2019-09-05T19:56:00Z">
        <w:r w:rsidR="008C4E40">
          <w:t xml:space="preserve"> la couleur. </w:t>
        </w:r>
      </w:ins>
      <w:ins w:id="97" w:author="Joaquim Estopinan" w:date="2019-09-05T19:57:00Z">
        <w:r w:rsidR="008C4E40">
          <w:t>Ainsi, l’intensité lum</w:t>
        </w:r>
      </w:ins>
      <w:ins w:id="98" w:author="Joaquim Estopinan" w:date="2019-09-07T15:35:00Z">
        <w:r w:rsidR="00263D00">
          <w:t>i</w:t>
        </w:r>
      </w:ins>
      <w:ins w:id="99" w:author="Joaquim Estopinan" w:date="2019-09-05T19:57:00Z">
        <w:r w:rsidR="008C4E40">
          <w:t xml:space="preserve">neuse </w:t>
        </w:r>
      </w:ins>
      <w:ins w:id="100" w:author="Joaquim Estopinan" w:date="2019-09-07T15:35:00Z">
        <w:r w:rsidR="00263D00">
          <w:t xml:space="preserve">est mesurée </w:t>
        </w:r>
      </w:ins>
      <w:ins w:id="101" w:author="Joaquim Estopinan" w:date="2019-09-05T19:57:00Z">
        <w:r w:rsidR="008C4E40">
          <w:t xml:space="preserve">pour chaque couleur primaire indépendamment. </w:t>
        </w:r>
      </w:ins>
      <w:ins w:id="102" w:author="Joaquim Estopinan" w:date="2019-09-05T19:58:00Z">
        <w:r w:rsidR="008C4E40">
          <w:t xml:space="preserve">En sortie du capteur d’image </w:t>
        </w:r>
      </w:ins>
      <w:ins w:id="103" w:author="Joaquim Estopinan" w:date="2019-09-05T19:59:00Z">
        <w:r w:rsidR="008C4E40">
          <w:t>et de l’électronique analogique qui l’entoure</w:t>
        </w:r>
      </w:ins>
      <w:ins w:id="104" w:author="Joaquim Estopinan" w:date="2019-09-05T19:58:00Z">
        <w:r w:rsidR="008C4E40">
          <w:t>,</w:t>
        </w:r>
      </w:ins>
      <w:ins w:id="105" w:author="Joaquim Estopinan" w:date="2019-09-05T19:59:00Z">
        <w:r w:rsidR="008C4E40">
          <w:t xml:space="preserve"> </w:t>
        </w:r>
      </w:ins>
      <w:ins w:id="106" w:author="Joaquim Estopinan" w:date="2019-09-05T20:00:00Z">
        <w:r w:rsidR="008C4E40">
          <w:t xml:space="preserve">il y a </w:t>
        </w:r>
      </w:ins>
      <w:ins w:id="107" w:author="Joaquim Estopinan" w:date="2019-09-05T19:59:00Z">
        <w:r w:rsidR="008C4E40">
          <w:t>des tensions proportionnelles aux intensités lumineuses mesurée</w:t>
        </w:r>
      </w:ins>
      <w:ins w:id="108" w:author="Joaquim Estopinan" w:date="2019-09-05T20:00:00Z">
        <w:r w:rsidR="008C4E40">
          <w:t>s.</w:t>
        </w:r>
      </w:ins>
      <w:ins w:id="109" w:author="Joaquim Estopinan" w:date="2019-09-05T19:58:00Z">
        <w:r w:rsidR="008C4E40">
          <w:t xml:space="preserve"> </w:t>
        </w:r>
      </w:ins>
      <w:ins w:id="110" w:author="Joaquim Estopinan" w:date="2019-09-05T20:00:00Z">
        <w:r w:rsidR="008C4E40">
          <w:t>Pour passer dans le monde numérique, il faut maintenant quantifier ces tensions</w:t>
        </w:r>
      </w:ins>
      <w:ins w:id="111" w:author="Joaquim Estopinan" w:date="2019-09-05T20:01:00Z">
        <w:r w:rsidR="008C4E40">
          <w:t xml:space="preserve"> avec des valeurs discrètes. C’est l</w:t>
        </w:r>
      </w:ins>
      <w:ins w:id="112" w:author="Joaquim Estopinan" w:date="2019-09-05T20:02:00Z">
        <w:r w:rsidR="008C4E40">
          <w:t xml:space="preserve">a tâche du </w:t>
        </w:r>
      </w:ins>
      <w:ins w:id="113" w:author="Joaquim Estopinan" w:date="2019-09-05T20:03:00Z">
        <w:r w:rsidR="008C4E40">
          <w:t>C</w:t>
        </w:r>
      </w:ins>
      <w:ins w:id="114" w:author="Joaquim Estopinan" w:date="2019-09-05T20:02:00Z">
        <w:r w:rsidR="008C4E40">
          <w:t xml:space="preserve">onvertisseur </w:t>
        </w:r>
      </w:ins>
      <w:ins w:id="115" w:author="Joaquim Estopinan" w:date="2019-09-05T20:03:00Z">
        <w:r w:rsidR="008C4E40">
          <w:t>A</w:t>
        </w:r>
      </w:ins>
      <w:ins w:id="116" w:author="Joaquim Estopinan" w:date="2019-09-05T20:02:00Z">
        <w:r w:rsidR="008C4E40">
          <w:t xml:space="preserve">nalogique </w:t>
        </w:r>
      </w:ins>
      <w:ins w:id="117" w:author="Joaquim Estopinan" w:date="2019-09-05T20:03:00Z">
        <w:r w:rsidR="008C4E40">
          <w:t>N</w:t>
        </w:r>
      </w:ins>
      <w:ins w:id="118" w:author="Joaquim Estopinan" w:date="2019-09-05T20:02:00Z">
        <w:r w:rsidR="008C4E40">
          <w:t>umérique</w:t>
        </w:r>
      </w:ins>
      <w:ins w:id="119" w:author="Joaquim Estopinan" w:date="2019-09-05T20:03:00Z">
        <w:r w:rsidR="008C4E40">
          <w:t xml:space="preserve"> (ADC)</w:t>
        </w:r>
      </w:ins>
      <w:ins w:id="120" w:author="Joaquim Estopinan" w:date="2019-09-05T20:02:00Z">
        <w:r w:rsidR="008C4E40">
          <w:t>.</w:t>
        </w:r>
      </w:ins>
      <w:ins w:id="121" w:author="Joaquim Estopinan" w:date="2019-09-05T20:05:00Z">
        <w:r w:rsidR="008C4E40">
          <w:t xml:space="preserve"> Un bloc de traitement digital suit, pour notamment reconstituer les couleurs sur l</w:t>
        </w:r>
      </w:ins>
      <w:ins w:id="122" w:author="Joaquim Estopinan" w:date="2019-09-05T20:06:00Z">
        <w:r w:rsidR="008C4E40">
          <w:t>’ensemble de l’image ou encore adapter le format des données délivrées par l’ADC.</w:t>
        </w:r>
      </w:ins>
      <w:ins w:id="123" w:author="Joaquim Estopinan" w:date="2019-09-05T20:07:00Z">
        <w:r w:rsidR="00680598">
          <w:t xml:space="preserve"> L’image numérique est ensuite bufferisée, prête à être enregistrée</w:t>
        </w:r>
      </w:ins>
      <w:ins w:id="124" w:author="Joaquim Estopinan" w:date="2019-09-05T20:08:00Z">
        <w:r w:rsidR="00680598">
          <w:t xml:space="preserve"> sur un support externe.</w:t>
        </w:r>
      </w:ins>
    </w:p>
    <w:p w14:paraId="1D8253F1" w14:textId="33A802EC" w:rsidR="00680598" w:rsidRPr="004A4AD5" w:rsidRDefault="004A4AD5" w:rsidP="00F14BD7">
      <w:pPr>
        <w:jc w:val="both"/>
        <w:rPr>
          <w:ins w:id="125" w:author="Joaquim Estopinan" w:date="2019-09-05T19:52:00Z"/>
        </w:rPr>
      </w:pPr>
      <w:ins w:id="126" w:author="Joaquim Estopinan" w:date="2019-09-06T13:08:00Z">
        <w:r>
          <w:t>Dans ce</w:t>
        </w:r>
      </w:ins>
      <w:ins w:id="127" w:author="Joaquim Estopinan" w:date="2019-09-06T13:09:00Z">
        <w:r>
          <w:t>tte chaîne d’étapes pour former une image numérique, c’est</w:t>
        </w:r>
      </w:ins>
      <w:ins w:id="128" w:author="Joaquim Estopinan" w:date="2019-09-06T13:10:00Z">
        <w:r>
          <w:t xml:space="preserve"> sur le bloc ADC que porte le sujet de ce stage. Il en </w:t>
        </w:r>
      </w:ins>
      <w:ins w:id="129" w:author="Joaquim Estopinan" w:date="2019-09-07T17:34:00Z">
        <w:r w:rsidR="00F12BDD">
          <w:t>existe plusieurs</w:t>
        </w:r>
      </w:ins>
      <w:ins w:id="130" w:author="Joaquim Estopinan" w:date="2019-09-06T13:10:00Z">
        <w:r>
          <w:t xml:space="preserve"> architectures avec des couples de performances résolution/vitesse différents : </w:t>
        </w:r>
        <w:r>
          <w:rPr>
            <w:rStyle w:val="Marquedecommentaire"/>
          </w:rPr>
          <w:commentReference w:id="131"/>
        </w:r>
      </w:ins>
    </w:p>
    <w:p w14:paraId="1DA2BC29" w14:textId="77777777" w:rsidR="00866EE6" w:rsidRDefault="0075450E" w:rsidP="00866EE6">
      <w:pPr>
        <w:keepNext/>
        <w:jc w:val="center"/>
      </w:pPr>
      <w:r>
        <w:rPr>
          <w:noProof/>
          <w:lang w:eastAsia="fr-FR"/>
        </w:rPr>
        <w:drawing>
          <wp:inline distT="0" distB="0" distL="0" distR="0" wp14:anchorId="6FE9B0E0" wp14:editId="7333828C">
            <wp:extent cx="4769043" cy="343852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eed_Resolution.JPG"/>
                    <pic:cNvPicPr/>
                  </pic:nvPicPr>
                  <pic:blipFill>
                    <a:blip r:embed="rId12">
                      <a:extLst>
                        <a:ext uri="{28A0092B-C50C-407E-A947-70E740481C1C}">
                          <a14:useLocalDpi xmlns:a14="http://schemas.microsoft.com/office/drawing/2010/main" val="0"/>
                        </a:ext>
                      </a:extLst>
                    </a:blip>
                    <a:stretch>
                      <a:fillRect/>
                    </a:stretch>
                  </pic:blipFill>
                  <pic:spPr>
                    <a:xfrm>
                      <a:off x="0" y="0"/>
                      <a:ext cx="4789704" cy="3453422"/>
                    </a:xfrm>
                    <a:prstGeom prst="rect">
                      <a:avLst/>
                    </a:prstGeom>
                  </pic:spPr>
                </pic:pic>
              </a:graphicData>
            </a:graphic>
          </wp:inline>
        </w:drawing>
      </w:r>
    </w:p>
    <w:p w14:paraId="071936A8" w14:textId="32B8E3E9" w:rsidR="00E86D8D" w:rsidRPr="000B738A" w:rsidRDefault="00866EE6" w:rsidP="00D4410F">
      <w:pPr>
        <w:pStyle w:val="Lgende"/>
        <w:rPr>
          <w:lang w:val="en-US"/>
        </w:rPr>
      </w:pPr>
      <w:r w:rsidRPr="00866EE6">
        <w:rPr>
          <w:lang w:val="en-US"/>
        </w:rPr>
        <w:t xml:space="preserve">Figure </w:t>
      </w:r>
      <w:r>
        <w:fldChar w:fldCharType="begin"/>
      </w:r>
      <w:r w:rsidRPr="00866EE6">
        <w:rPr>
          <w:lang w:val="en-US"/>
        </w:rPr>
        <w:instrText xml:space="preserve"> SEQ Figure \* ARABIC </w:instrText>
      </w:r>
      <w:r>
        <w:fldChar w:fldCharType="separate"/>
      </w:r>
      <w:ins w:id="132" w:author="Joaquim Estopinan" w:date="2019-09-06T17:30:00Z">
        <w:r w:rsidR="00954EE0">
          <w:rPr>
            <w:noProof/>
            <w:lang w:val="en-US"/>
          </w:rPr>
          <w:t>2</w:t>
        </w:r>
      </w:ins>
      <w:r>
        <w:fldChar w:fldCharType="end"/>
      </w:r>
      <w:r w:rsidRPr="00866EE6">
        <w:rPr>
          <w:lang w:val="en-US"/>
        </w:rPr>
        <w:t xml:space="preserve"> : Speed vs Resolution for different ADCs' architectures</w:t>
      </w:r>
    </w:p>
    <w:p w14:paraId="6D5282A0" w14:textId="77777777" w:rsidR="00E86D8D" w:rsidRPr="006D42EB" w:rsidRDefault="00E86D8D" w:rsidP="006D42EB">
      <w:pPr>
        <w:pStyle w:val="Titre3"/>
      </w:pPr>
      <w:bookmarkStart w:id="133" w:name="_Toc18682583"/>
      <w:r w:rsidRPr="006D42EB">
        <w:t>Objectif du stage</w:t>
      </w:r>
      <w:bookmarkEnd w:id="133"/>
    </w:p>
    <w:p w14:paraId="116A2BCA" w14:textId="26806DD1" w:rsidR="007B740F" w:rsidRDefault="00EA50B5" w:rsidP="00F14BD7">
      <w:pPr>
        <w:jc w:val="both"/>
      </w:pPr>
      <w:r>
        <w:tab/>
      </w:r>
      <w:ins w:id="134" w:author="Joaquim Estopinan" w:date="2019-09-06T13:13:00Z">
        <w:r w:rsidR="004A4AD5">
          <w:t>Ce</w:t>
        </w:r>
      </w:ins>
      <w:ins w:id="135" w:author="Joaquim Estopinan" w:date="2019-09-06T13:14:00Z">
        <w:r w:rsidR="004A4AD5">
          <w:t xml:space="preserve"> </w:t>
        </w:r>
      </w:ins>
      <w:r w:rsidR="00866EE6" w:rsidRPr="00866EE6">
        <w:t>s</w:t>
      </w:r>
      <w:r w:rsidR="00866EE6">
        <w:t xml:space="preserve">tage </w:t>
      </w:r>
      <w:ins w:id="136" w:author="Joaquim Estopinan" w:date="2019-09-06T13:14:00Z">
        <w:r w:rsidR="004A4AD5">
          <w:t xml:space="preserve">porte </w:t>
        </w:r>
      </w:ins>
      <w:r w:rsidR="00866EE6">
        <w:t xml:space="preserve">sur </w:t>
      </w:r>
      <w:ins w:id="137" w:author="Joaquim Estopinan" w:date="2019-09-06T13:14:00Z">
        <w:r w:rsidR="004A4AD5">
          <w:t>l’évaluation des performances</w:t>
        </w:r>
      </w:ins>
      <w:r w:rsidR="00866EE6">
        <w:t xml:space="preserve"> </w:t>
      </w:r>
      <w:ins w:id="138" w:author="Joaquim Estopinan" w:date="2019-09-06T13:14:00Z">
        <w:r w:rsidR="004A4AD5">
          <w:t>statiques d’</w:t>
        </w:r>
      </w:ins>
      <w:r w:rsidR="00866EE6">
        <w:t>ADCs cycliques</w:t>
      </w:r>
      <w:ins w:id="139" w:author="Joaquim Estopinan" w:date="2019-09-06T13:14:00Z">
        <w:r w:rsidR="004A4AD5">
          <w:t xml:space="preserve">. </w:t>
        </w:r>
      </w:ins>
      <w:ins w:id="140" w:author="Joaquim Estopinan" w:date="2019-09-06T13:15:00Z">
        <w:r w:rsidR="004A4AD5">
          <w:t xml:space="preserve">Ce type d’ADC est </w:t>
        </w:r>
      </w:ins>
      <w:r w:rsidR="00D862D6">
        <w:t xml:space="preserve">couramment </w:t>
      </w:r>
      <w:r w:rsidR="00866EE6">
        <w:t xml:space="preserve">utilisé dans </w:t>
      </w:r>
      <w:r w:rsidR="00D862D6">
        <w:t xml:space="preserve">le développement de capteurs d’image </w:t>
      </w:r>
      <w:r w:rsidR="007B740F">
        <w:t xml:space="preserve">avec </w:t>
      </w:r>
      <w:r w:rsidR="004A4AD5">
        <w:t>une</w:t>
      </w:r>
      <w:r w:rsidR="007B740F">
        <w:t xml:space="preserve"> frame-rate élevé</w:t>
      </w:r>
      <w:r w:rsidR="00866EE6">
        <w:t xml:space="preserve">. </w:t>
      </w:r>
      <w:r w:rsidR="00866EE6" w:rsidRPr="00E86D8D">
        <w:rPr>
          <w:b/>
          <w:bCs/>
        </w:rPr>
        <w:t xml:space="preserve">L’objectif </w:t>
      </w:r>
      <w:r w:rsidR="00E86D8D" w:rsidRPr="00E86D8D">
        <w:rPr>
          <w:b/>
          <w:bCs/>
        </w:rPr>
        <w:t>es</w:t>
      </w:r>
      <w:r w:rsidR="00866EE6" w:rsidRPr="00E86D8D">
        <w:rPr>
          <w:b/>
          <w:bCs/>
        </w:rPr>
        <w:t xml:space="preserve">t de </w:t>
      </w:r>
      <w:r w:rsidR="007B740F">
        <w:rPr>
          <w:b/>
          <w:bCs/>
        </w:rPr>
        <w:t>déterminer par simulation</w:t>
      </w:r>
      <w:r w:rsidR="007B740F" w:rsidRPr="00E86D8D">
        <w:rPr>
          <w:b/>
          <w:bCs/>
        </w:rPr>
        <w:t xml:space="preserve"> </w:t>
      </w:r>
      <w:r w:rsidR="00866EE6" w:rsidRPr="00E86D8D">
        <w:rPr>
          <w:b/>
          <w:bCs/>
        </w:rPr>
        <w:t>leur linéarité statique en un temps réduit.</w:t>
      </w:r>
      <w:r w:rsidR="00866EE6">
        <w:t xml:space="preserve"> </w:t>
      </w:r>
    </w:p>
    <w:p w14:paraId="311E9B02" w14:textId="22E38D0B" w:rsidR="000B738A" w:rsidRDefault="007B740F" w:rsidP="00F14BD7">
      <w:pPr>
        <w:jc w:val="both"/>
      </w:pPr>
      <w:r>
        <w:t xml:space="preserve">Dans un second temps, ces travaux pourraient servir à réduire le temps de test de l’ADC. </w:t>
      </w:r>
      <w:r w:rsidR="00866EE6">
        <w:t xml:space="preserve">En effet, le test des ADCs dans un circuit électronique représente un temps énorme </w:t>
      </w:r>
      <w:r>
        <w:t>au</w:t>
      </w:r>
      <w:r w:rsidR="00866EE6">
        <w:t xml:space="preserve"> regard </w:t>
      </w:r>
      <w:r>
        <w:t xml:space="preserve">de </w:t>
      </w:r>
      <w:r w:rsidR="00866EE6">
        <w:t xml:space="preserve">la </w:t>
      </w:r>
      <w:r>
        <w:t>surface de silicium occupée</w:t>
      </w:r>
      <w:r w:rsidR="00866EE6">
        <w:t xml:space="preserve"> : </w:t>
      </w:r>
      <w:r w:rsidR="000B738A">
        <w:t xml:space="preserve">1/3 du temps de test total pour seulement 5% de la place occupée ! [1] </w:t>
      </w:r>
      <w:r>
        <w:t xml:space="preserve">De </w:t>
      </w:r>
      <w:r w:rsidR="000B738A">
        <w:t>plus</w:t>
      </w:r>
      <w:r>
        <w:t>,</w:t>
      </w:r>
      <w:r w:rsidR="000B738A">
        <w:t xml:space="preserve"> le temps de test augmente de manière très importante avec la résolution des ADCs.</w:t>
      </w:r>
    </w:p>
    <w:p w14:paraId="7E2D5F29" w14:textId="77777777" w:rsidR="000B738A" w:rsidRDefault="000B738A" w:rsidP="000B738A">
      <w:pPr>
        <w:keepNext/>
        <w:jc w:val="center"/>
      </w:pPr>
      <w:r>
        <w:rPr>
          <w:noProof/>
          <w:lang w:eastAsia="fr-FR"/>
        </w:rPr>
        <w:lastRenderedPageBreak/>
        <w:drawing>
          <wp:inline distT="0" distB="0" distL="0" distR="0" wp14:anchorId="1A243AC2" wp14:editId="7AEEEEBA">
            <wp:extent cx="3725705" cy="2486025"/>
            <wp:effectExtent l="0" t="0" r="825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_Times.JPG"/>
                    <pic:cNvPicPr/>
                  </pic:nvPicPr>
                  <pic:blipFill>
                    <a:blip r:embed="rId13">
                      <a:extLst>
                        <a:ext uri="{28A0092B-C50C-407E-A947-70E740481C1C}">
                          <a14:useLocalDpi xmlns:a14="http://schemas.microsoft.com/office/drawing/2010/main" val="0"/>
                        </a:ext>
                      </a:extLst>
                    </a:blip>
                    <a:stretch>
                      <a:fillRect/>
                    </a:stretch>
                  </pic:blipFill>
                  <pic:spPr>
                    <a:xfrm>
                      <a:off x="0" y="0"/>
                      <a:ext cx="3735503" cy="2492563"/>
                    </a:xfrm>
                    <a:prstGeom prst="rect">
                      <a:avLst/>
                    </a:prstGeom>
                  </pic:spPr>
                </pic:pic>
              </a:graphicData>
            </a:graphic>
          </wp:inline>
        </w:drawing>
      </w:r>
    </w:p>
    <w:p w14:paraId="2DA89404" w14:textId="57C2597B" w:rsidR="000B738A" w:rsidRPr="00866EE6" w:rsidRDefault="000B738A" w:rsidP="000B738A">
      <w:pPr>
        <w:pStyle w:val="Lgende"/>
      </w:pPr>
      <w:r>
        <w:t xml:space="preserve">Figure </w:t>
      </w:r>
      <w:fldSimple w:instr=" SEQ Figure \* ARABIC ">
        <w:ins w:id="141" w:author="Joaquim Estopinan" w:date="2019-09-06T17:30:00Z">
          <w:r w:rsidR="00954EE0">
            <w:rPr>
              <w:noProof/>
            </w:rPr>
            <w:t>3</w:t>
          </w:r>
        </w:ins>
      </w:fldSimple>
      <w:r>
        <w:t xml:space="preserve"> : Répartition du temps de test</w:t>
      </w:r>
      <w:r>
        <w:rPr>
          <w:noProof/>
        </w:rPr>
        <w:t xml:space="preserve"> par bloc</w:t>
      </w:r>
      <w:r w:rsidR="00A45C54">
        <w:rPr>
          <w:noProof/>
        </w:rPr>
        <w:t xml:space="preserve"> [1]</w:t>
      </w:r>
    </w:p>
    <w:p w14:paraId="37433B7D" w14:textId="6C5A900A" w:rsidR="00907B6C" w:rsidRDefault="00907B6C" w:rsidP="00F14BD7">
      <w:pPr>
        <w:jc w:val="both"/>
      </w:pPr>
      <w:r>
        <w:t xml:space="preserve">Cette problématique de temps de test est directement liée à des enjeux économiques importants. C’est pourquoi </w:t>
      </w:r>
      <w:r w:rsidR="007B740F">
        <w:t>de nombreux travaux de recherche s’attachent à</w:t>
      </w:r>
      <w:r>
        <w:t xml:space="preserve"> développer de nouvelles techniques de test de linéarité plus performantes, c’est-à-dire plus rapides. </w:t>
      </w:r>
      <w:r w:rsidR="007B740F">
        <w:t xml:space="preserve">Parmi ces travaux, une étudiante de l’Université Grenoble Alpes, </w:t>
      </w:r>
      <w:r>
        <w:t>Asma Laraba a</w:t>
      </w:r>
      <w:r w:rsidR="007B740F">
        <w:t>vait comme sujet de thèse, la réduction du temps de test</w:t>
      </w:r>
      <w:r>
        <w:t xml:space="preserve"> des ADCs pipeline.</w:t>
      </w:r>
      <w:r w:rsidR="007B740F">
        <w:t xml:space="preserve"> [1]</w:t>
      </w:r>
      <w:r>
        <w:t xml:space="preserve"> Mon travail lors de ce stage consiste à :</w:t>
      </w:r>
    </w:p>
    <w:p w14:paraId="294E02AD" w14:textId="4A018431" w:rsidR="00907B6C" w:rsidRDefault="00907B6C" w:rsidP="00F14BD7">
      <w:pPr>
        <w:jc w:val="both"/>
      </w:pPr>
      <w:r>
        <w:tab/>
        <w:t xml:space="preserve">- </w:t>
      </w:r>
      <w:r w:rsidR="004F1EE3">
        <w:t xml:space="preserve">Comprendre </w:t>
      </w:r>
      <w:r w:rsidR="007B740F">
        <w:t xml:space="preserve">et </w:t>
      </w:r>
      <w:r>
        <w:t xml:space="preserve">adapter la méthode développée par Asma </w:t>
      </w:r>
      <w:r w:rsidR="007B740F">
        <w:t xml:space="preserve">Laraba </w:t>
      </w:r>
      <w:r>
        <w:t>pour les ADCs pipeline aux ADCs cycliques.</w:t>
      </w:r>
    </w:p>
    <w:p w14:paraId="30C97FA4" w14:textId="24A56A6D" w:rsidR="00907B6C" w:rsidRDefault="00907B6C" w:rsidP="00F14BD7">
      <w:pPr>
        <w:jc w:val="both"/>
      </w:pPr>
      <w:r>
        <w:tab/>
        <w:t xml:space="preserve">- </w:t>
      </w:r>
      <w:r w:rsidR="004F1EE3">
        <w:t>D</w:t>
      </w:r>
      <w:r w:rsidR="007B740F">
        <w:t xml:space="preserve">évelopper </w:t>
      </w:r>
      <w:r>
        <w:t xml:space="preserve">une autre méthode de réduction </w:t>
      </w:r>
      <w:r w:rsidR="00F708B9">
        <w:t xml:space="preserve">du </w:t>
      </w:r>
      <w:r>
        <w:t>temps de simulation basée sur l’analyse de tensions internes aux ADCs cy</w:t>
      </w:r>
      <w:r w:rsidR="00A45C54">
        <w:t>cl</w:t>
      </w:r>
      <w:r>
        <w:t>iques.</w:t>
      </w:r>
    </w:p>
    <w:p w14:paraId="3D32736C" w14:textId="77777777" w:rsidR="0050603B" w:rsidRDefault="0050603B" w:rsidP="001272CB"/>
    <w:p w14:paraId="48F11334" w14:textId="77777777" w:rsidR="00CC16F7" w:rsidRDefault="0050603B" w:rsidP="00B923DF">
      <w:pPr>
        <w:jc w:val="both"/>
        <w:rPr>
          <w:ins w:id="142" w:author="Joaquim Estopinan" w:date="2019-09-06T13:29:00Z"/>
        </w:rPr>
      </w:pPr>
      <w:r>
        <w:tab/>
        <w:t xml:space="preserve"> </w:t>
      </w:r>
      <w:ins w:id="143" w:author="Joaquim Estopinan" w:date="2019-09-06T13:23:00Z">
        <w:r w:rsidR="001F3E59">
          <w:t xml:space="preserve">Pour </w:t>
        </w:r>
      </w:ins>
      <w:r>
        <w:t>réduire le temps de simulation (test) d’ADCs cycliques</w:t>
      </w:r>
      <w:ins w:id="144" w:author="Joaquim Estopinan" w:date="2019-09-06T13:24:00Z">
        <w:r w:rsidR="001F3E59">
          <w:t xml:space="preserve">, une possibilité est </w:t>
        </w:r>
      </w:ins>
      <w:r>
        <w:t xml:space="preserve">d’injecter en signal d’entrée test de l’ADC un signal de durée </w:t>
      </w:r>
      <w:ins w:id="145" w:author="Joaquim Estopinan" w:date="2019-09-06T13:25:00Z">
        <w:r w:rsidR="001F3E59">
          <w:t>r</w:t>
        </w:r>
      </w:ins>
      <w:ins w:id="146" w:author="Joaquim Estopinan" w:date="2019-09-06T13:26:00Z">
        <w:r w:rsidR="001F3E59">
          <w:t>éduite par rapport à la méthode classique de l’histogramme.</w:t>
        </w:r>
      </w:ins>
      <w:r>
        <w:t xml:space="preserve"> </w:t>
      </w:r>
      <w:ins w:id="147" w:author="Joaquim Estopinan" w:date="2019-09-06T13:27:00Z">
        <w:r w:rsidR="00CC16F7">
          <w:t>La l</w:t>
        </w:r>
      </w:ins>
      <w:ins w:id="148" w:author="Joaquim Estopinan" w:date="2019-09-06T13:28:00Z">
        <w:r w:rsidR="00CC16F7">
          <w:t>inéarité statique de l’ADC est alors estimée le plus fidèlement possible à partir de l’information réduite mesurée.</w:t>
        </w:r>
      </w:ins>
    </w:p>
    <w:p w14:paraId="5382BC97" w14:textId="753AF0A6" w:rsidR="00E6052D" w:rsidRDefault="00CC16F7" w:rsidP="00B923DF">
      <w:pPr>
        <w:jc w:val="both"/>
      </w:pPr>
      <w:ins w:id="149" w:author="Joaquim Estopinan" w:date="2019-09-06T13:29:00Z">
        <w:r>
          <w:t>La</w:t>
        </w:r>
      </w:ins>
      <w:ins w:id="150" w:author="Joaquim Estopinan" w:date="2019-09-06T13:30:00Z">
        <w:r>
          <w:t xml:space="preserve"> </w:t>
        </w:r>
      </w:ins>
      <w:ins w:id="151" w:author="Joaquim Estopinan" w:date="2019-09-06T13:29:00Z">
        <w:r>
          <w:t>référence p</w:t>
        </w:r>
      </w:ins>
      <w:ins w:id="152" w:author="Joaquim Estopinan" w:date="2019-09-06T13:30:00Z">
        <w:r>
          <w:t>our le test</w:t>
        </w:r>
      </w:ins>
      <w:ins w:id="153" w:author="Joaquim Estopinan" w:date="2019-09-06T13:29:00Z">
        <w:r>
          <w:t xml:space="preserve"> de linéarité statique</w:t>
        </w:r>
      </w:ins>
      <w:ins w:id="154" w:author="Joaquim Estopinan" w:date="2019-09-06T13:30:00Z">
        <w:r>
          <w:t xml:space="preserve"> est la méthode de l’histogramme. Elle</w:t>
        </w:r>
      </w:ins>
      <w:r w:rsidR="0050603B">
        <w:t xml:space="preserve"> consiste à parcourir </w:t>
      </w:r>
      <w:r w:rsidR="00F708B9">
        <w:t>la dynamique</w:t>
      </w:r>
      <w:r w:rsidR="0050603B">
        <w:t xml:space="preserve"> de l’ADC avec une tension augmentant linéairement</w:t>
      </w:r>
      <w:r w:rsidR="00F708B9">
        <w:t xml:space="preserve"> de manière pseudo-statique</w:t>
      </w:r>
      <w:r w:rsidR="00B923DF">
        <w:t xml:space="preserve"> (voir courbe rouge </w:t>
      </w:r>
      <w:r w:rsidR="00B923DF">
        <w:rPr>
          <w:i/>
          <w:iCs/>
        </w:rPr>
        <w:t xml:space="preserve">figure </w:t>
      </w:r>
      <w:r w:rsidR="00674947">
        <w:t>4</w:t>
      </w:r>
      <w:r w:rsidR="00B923DF">
        <w:t>)</w:t>
      </w:r>
      <w:r w:rsidR="0050603B">
        <w:t xml:space="preserve">. </w:t>
      </w:r>
      <w:ins w:id="155" w:author="Joaquim Estopinan" w:date="2019-09-06T13:32:00Z">
        <w:r>
          <w:t>Pour chaque code de sortie de l’ADC, la plage de tension correspondante</w:t>
        </w:r>
      </w:ins>
      <w:ins w:id="156" w:author="Joaquim Estopinan" w:date="2019-09-06T13:33:00Z">
        <w:r>
          <w:t xml:space="preserve"> est repérée sur l’entrée</w:t>
        </w:r>
      </w:ins>
      <w:ins w:id="157" w:author="Joaquim Estopinan" w:date="2019-09-06T13:32:00Z">
        <w:r>
          <w:t>.</w:t>
        </w:r>
      </w:ins>
      <w:ins w:id="158" w:author="Joaquim Estopinan" w:date="2019-09-06T13:33:00Z">
        <w:r>
          <w:t xml:space="preserve"> </w:t>
        </w:r>
      </w:ins>
      <w:ins w:id="159" w:author="Joaquim Estopinan" w:date="2019-09-06T13:34:00Z">
        <w:r>
          <w:t xml:space="preserve">C’est cette plage de tension d’entrée qui est appelée « largeur de code ». </w:t>
        </w:r>
      </w:ins>
      <w:r w:rsidR="0050603B">
        <w:t>Cette méthode est certe</w:t>
      </w:r>
      <w:r w:rsidR="00A45C54">
        <w:t>s</w:t>
      </w:r>
      <w:r w:rsidR="0050603B">
        <w:t xml:space="preserve"> robuste, mais également très chronophage. C’est pourquoi l’objectif est maintenant d’envoyer une rampe par morceaux présentant de fortes pentes pour ne balayer doucement que les endroits </w:t>
      </w:r>
      <w:ins w:id="160" w:author="Joaquim Estopinan" w:date="2019-09-05T19:34:00Z">
        <w:r w:rsidR="006305E5">
          <w:t>de la dynamique</w:t>
        </w:r>
      </w:ins>
      <w:ins w:id="161" w:author="Joaquim Estopinan" w:date="2019-09-06T13:36:00Z">
        <w:r>
          <w:t xml:space="preserve"> d’entrée</w:t>
        </w:r>
      </w:ins>
      <w:ins w:id="162" w:author="Joaquim Estopinan" w:date="2019-09-05T19:34:00Z">
        <w:r w:rsidR="006305E5" w:rsidDel="006305E5">
          <w:t xml:space="preserve"> </w:t>
        </w:r>
      </w:ins>
      <w:r w:rsidR="00B923DF">
        <w:t xml:space="preserve">contenant l’information </w:t>
      </w:r>
      <w:ins w:id="163" w:author="Joaquim Estopinan" w:date="2019-09-06T13:37:00Z">
        <w:r>
          <w:t>d’intérêt</w:t>
        </w:r>
      </w:ins>
      <w:del w:id="164" w:author="Joaquim Estopinan" w:date="2019-09-06T13:37:00Z">
        <w:r w:rsidR="00B923DF" w:rsidDel="00CC16F7">
          <w:delText xml:space="preserve"> </w:delText>
        </w:r>
      </w:del>
      <w:r w:rsidR="00B923DF">
        <w:t>(courbe bleue</w:t>
      </w:r>
      <w:ins w:id="165" w:author="Joaquim Estopinan" w:date="2019-09-06T13:39:00Z">
        <w:r w:rsidR="00B87E57">
          <w:t xml:space="preserve"> </w:t>
        </w:r>
        <w:r w:rsidR="00B87E57" w:rsidRPr="00B87E57">
          <w:rPr>
            <w:i/>
            <w:iCs/>
            <w:rPrChange w:id="166" w:author="Joaquim Estopinan" w:date="2019-09-06T13:39:00Z">
              <w:rPr/>
            </w:rPrChange>
          </w:rPr>
          <w:t>figure 4</w:t>
        </w:r>
      </w:ins>
      <w:r w:rsidR="00B923DF">
        <w:t>). A partir de cette information partielle et de l’étude du fonctionnement de l’ADC, une estimation de la fonction de transfert de l’ADC et donc de ses performances statiques</w:t>
      </w:r>
      <w:ins w:id="167" w:author="Joaquim Estopinan" w:date="2019-09-06T13:38:00Z">
        <w:r w:rsidR="00B87E57">
          <w:t xml:space="preserve"> est possible</w:t>
        </w:r>
      </w:ins>
      <w:r w:rsidR="00B923DF">
        <w:t>.</w:t>
      </w:r>
    </w:p>
    <w:p w14:paraId="5989DC33" w14:textId="77777777" w:rsidR="00E6052D" w:rsidRDefault="00E6052D" w:rsidP="00E6052D">
      <w:pPr>
        <w:keepNext/>
        <w:jc w:val="both"/>
      </w:pPr>
      <w:r>
        <w:rPr>
          <w:noProof/>
          <w:lang w:eastAsia="fr-FR"/>
        </w:rPr>
        <w:lastRenderedPageBreak/>
        <w:drawing>
          <wp:inline distT="0" distB="0" distL="0" distR="0" wp14:anchorId="3B4955FF" wp14:editId="0774FE5E">
            <wp:extent cx="5720234" cy="275272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9069" cy="2761789"/>
                    </a:xfrm>
                    <a:prstGeom prst="rect">
                      <a:avLst/>
                    </a:prstGeom>
                    <a:noFill/>
                  </pic:spPr>
                </pic:pic>
              </a:graphicData>
            </a:graphic>
          </wp:inline>
        </w:drawing>
      </w:r>
    </w:p>
    <w:p w14:paraId="18D16739" w14:textId="3F87D2CA" w:rsidR="00E6052D" w:rsidRDefault="00E6052D" w:rsidP="00E6052D">
      <w:pPr>
        <w:pStyle w:val="Lgende"/>
      </w:pPr>
      <w:r>
        <w:t xml:space="preserve">Figure </w:t>
      </w:r>
      <w:fldSimple w:instr=" SEQ Figure \* ARABIC ">
        <w:ins w:id="168" w:author="Joaquim Estopinan" w:date="2019-09-06T17:30:00Z">
          <w:r w:rsidR="00954EE0">
            <w:rPr>
              <w:noProof/>
            </w:rPr>
            <w:t>4</w:t>
          </w:r>
        </w:ins>
      </w:fldSimple>
      <w:r>
        <w:t xml:space="preserve"> : Objectif = rampe d'excursion temporelle fortement réduite par rapport à la méthode classique</w:t>
      </w:r>
    </w:p>
    <w:p w14:paraId="3471AF41" w14:textId="77777777" w:rsidR="00E6052D" w:rsidRPr="00E6052D" w:rsidRDefault="00E6052D" w:rsidP="00E6052D"/>
    <w:p w14:paraId="085D1746" w14:textId="12B80DEE" w:rsidR="00907B6C" w:rsidRDefault="006D42EB" w:rsidP="006D42EB">
      <w:pPr>
        <w:pStyle w:val="Titre3"/>
      </w:pPr>
      <w:bookmarkStart w:id="169" w:name="_Toc18682584"/>
      <w:r>
        <w:t>Linéarité statique d’un ADC</w:t>
      </w:r>
      <w:bookmarkEnd w:id="169"/>
    </w:p>
    <w:p w14:paraId="765296EB" w14:textId="626C29D1" w:rsidR="000267F4" w:rsidRDefault="000A763C" w:rsidP="000267F4">
      <w:pPr>
        <w:tabs>
          <w:tab w:val="left" w:pos="708"/>
          <w:tab w:val="left" w:pos="1905"/>
        </w:tabs>
        <w:rPr>
          <w:noProof/>
        </w:rPr>
      </w:pPr>
      <w:r w:rsidRPr="00BF6D05">
        <w:tab/>
      </w:r>
      <w:del w:id="170" w:author="Joaquim Estopinan" w:date="2019-09-06T13:40:00Z">
        <w:r w:rsidRPr="000A763C" w:rsidDel="00B87E57">
          <w:delText>On mesure l</w:delText>
        </w:r>
      </w:del>
      <w:ins w:id="171" w:author="Joaquim Estopinan" w:date="2019-09-06T13:40:00Z">
        <w:r w:rsidR="00B87E57">
          <w:t>L</w:t>
        </w:r>
      </w:ins>
      <w:r w:rsidRPr="000A763C">
        <w:t xml:space="preserve">a </w:t>
      </w:r>
      <w:r>
        <w:t>l</w:t>
      </w:r>
      <w:r w:rsidRPr="000A763C">
        <w:t xml:space="preserve">inéarité </w:t>
      </w:r>
      <w:ins w:id="172" w:author="Joaquim Estopinan" w:date="2019-09-07T17:38:00Z">
        <w:r w:rsidR="00674947">
          <w:t xml:space="preserve">statique </w:t>
        </w:r>
      </w:ins>
      <w:proofErr w:type="gramStart"/>
      <w:r w:rsidRPr="000A763C">
        <w:t>d</w:t>
      </w:r>
      <w:r>
        <w:t>’un ADC</w:t>
      </w:r>
      <w:proofErr w:type="gramEnd"/>
      <w:r>
        <w:t xml:space="preserve"> </w:t>
      </w:r>
      <w:ins w:id="173" w:author="Joaquim Estopinan" w:date="2019-09-06T13:41:00Z">
        <w:r w:rsidR="00B87E57">
          <w:t xml:space="preserve">est mesurée </w:t>
        </w:r>
      </w:ins>
      <w:r>
        <w:t xml:space="preserve">par rapport à sa fonction de transfert idéale </w:t>
      </w:r>
      <w:commentRangeStart w:id="174"/>
      <w:ins w:id="175" w:author="Joaquim Estopinan" w:date="2019-09-06T13:41:00Z">
        <w:r w:rsidR="00B87E57">
          <w:t xml:space="preserve">comme illustré sur la </w:t>
        </w:r>
      </w:ins>
      <w:ins w:id="176" w:author="Joaquim Estopinan" w:date="2019-09-06T13:40:00Z">
        <w:r w:rsidR="00B87E57" w:rsidRPr="00B87E57">
          <w:rPr>
            <w:i/>
            <w:iCs/>
            <w:rPrChange w:id="177" w:author="Joaquim Estopinan" w:date="2019-09-06T13:40:00Z">
              <w:rPr/>
            </w:rPrChange>
          </w:rPr>
          <w:t>figure 5</w:t>
        </w:r>
        <w:r w:rsidR="00B87E57">
          <w:t> :</w:t>
        </w:r>
      </w:ins>
      <w:r w:rsidR="000267F4" w:rsidRPr="000267F4">
        <w:rPr>
          <w:noProof/>
        </w:rPr>
        <w:t xml:space="preserve"> </w:t>
      </w:r>
      <w:commentRangeEnd w:id="174"/>
      <w:r w:rsidR="00C47640">
        <w:rPr>
          <w:rStyle w:val="Marquedecommentaire"/>
        </w:rPr>
        <w:commentReference w:id="174"/>
      </w:r>
    </w:p>
    <w:p w14:paraId="5974A1F1" w14:textId="6E1756AC" w:rsidR="000267F4" w:rsidRDefault="00CC680E" w:rsidP="006D42EB">
      <w:r>
        <w:rPr>
          <w:noProof/>
          <w:lang w:eastAsia="fr-FR"/>
        </w:rPr>
        <w:drawing>
          <wp:anchor distT="0" distB="0" distL="114300" distR="114300" simplePos="0" relativeHeight="251661312" behindDoc="0" locked="0" layoutInCell="1" allowOverlap="1" wp14:anchorId="2E4F10C0" wp14:editId="2A425CDC">
            <wp:simplePos x="0" y="0"/>
            <wp:positionH relativeFrom="page">
              <wp:align>right</wp:align>
            </wp:positionH>
            <wp:positionV relativeFrom="paragraph">
              <wp:posOffset>5080</wp:posOffset>
            </wp:positionV>
            <wp:extent cx="3856990" cy="2943225"/>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al TF.JPG"/>
                    <pic:cNvPicPr/>
                  </pic:nvPicPr>
                  <pic:blipFill rotWithShape="1">
                    <a:blip r:embed="rId16">
                      <a:extLst>
                        <a:ext uri="{28A0092B-C50C-407E-A947-70E740481C1C}">
                          <a14:useLocalDpi xmlns:a14="http://schemas.microsoft.com/office/drawing/2010/main" val="0"/>
                        </a:ext>
                      </a:extLst>
                    </a:blip>
                    <a:srcRect b="2931"/>
                    <a:stretch/>
                  </pic:blipFill>
                  <pic:spPr bwMode="auto">
                    <a:xfrm>
                      <a:off x="0" y="0"/>
                      <a:ext cx="3857625" cy="29434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67F4">
        <w:rPr>
          <w:noProof/>
          <w:lang w:eastAsia="fr-FR"/>
        </w:rPr>
        <w:drawing>
          <wp:anchor distT="0" distB="0" distL="114300" distR="114300" simplePos="0" relativeHeight="251660288" behindDoc="0" locked="0" layoutInCell="1" allowOverlap="1" wp14:anchorId="4EF125DC" wp14:editId="14463CC5">
            <wp:simplePos x="0" y="0"/>
            <wp:positionH relativeFrom="margin">
              <wp:posOffset>-356870</wp:posOffset>
            </wp:positionH>
            <wp:positionV relativeFrom="paragraph">
              <wp:posOffset>243205</wp:posOffset>
            </wp:positionV>
            <wp:extent cx="3231902" cy="2638425"/>
            <wp:effectExtent l="0" t="0" r="6985"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deal TF.JPG"/>
                    <pic:cNvPicPr/>
                  </pic:nvPicPr>
                  <pic:blipFill rotWithShape="1">
                    <a:blip r:embed="rId17">
                      <a:extLst>
                        <a:ext uri="{28A0092B-C50C-407E-A947-70E740481C1C}">
                          <a14:useLocalDpi xmlns:a14="http://schemas.microsoft.com/office/drawing/2010/main" val="0"/>
                        </a:ext>
                      </a:extLst>
                    </a:blip>
                    <a:srcRect l="3030" t="874" r="3409"/>
                    <a:stretch/>
                  </pic:blipFill>
                  <pic:spPr bwMode="auto">
                    <a:xfrm>
                      <a:off x="0" y="0"/>
                      <a:ext cx="3231902" cy="2638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65408" behindDoc="0" locked="0" layoutInCell="1" allowOverlap="1" wp14:anchorId="65960EDB" wp14:editId="48C4D7BA">
                <wp:simplePos x="0" y="0"/>
                <wp:positionH relativeFrom="column">
                  <wp:posOffset>2802890</wp:posOffset>
                </wp:positionH>
                <wp:positionV relativeFrom="paragraph">
                  <wp:posOffset>3094355</wp:posOffset>
                </wp:positionV>
                <wp:extent cx="3857625" cy="635"/>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14:paraId="2D241085" w14:textId="3D167085" w:rsidR="00CA2D11" w:rsidRPr="00A45C54" w:rsidRDefault="00CA2D11" w:rsidP="00CC680E">
                            <w:pPr>
                              <w:pStyle w:val="Lgende"/>
                              <w:rPr>
                                <w:i w:val="0"/>
                                <w:iCs w:val="0"/>
                                <w:noProof/>
                                <w:lang w:val="en-US"/>
                              </w:rPr>
                            </w:pPr>
                            <w:r w:rsidRPr="00CC680E">
                              <w:rPr>
                                <w:lang w:val="en-US"/>
                              </w:rPr>
                              <w:t xml:space="preserve">Figure </w:t>
                            </w:r>
                            <w:ins w:id="178" w:author="Joaquim Estopinan" w:date="2019-09-07T17:40:00Z">
                              <w:r>
                                <w:rPr>
                                  <w:lang w:val="en-US"/>
                                </w:rPr>
                                <w:t>6</w:t>
                              </w:r>
                            </w:ins>
                            <w:r w:rsidRPr="00CC680E">
                              <w:rPr>
                                <w:lang w:val="en-US"/>
                              </w:rPr>
                              <w:t xml:space="preserve">: Real TF &amp; </w:t>
                            </w:r>
                            <w:r w:rsidRPr="00CC680E">
                              <w:rPr>
                                <w:b/>
                                <w:bCs/>
                                <w:lang w:val="en-US"/>
                              </w:rPr>
                              <w:t>DNL, INL Definitions</w:t>
                            </w:r>
                            <w:r>
                              <w:rPr>
                                <w:b/>
                                <w:bCs/>
                                <w:lang w:val="en-US"/>
                              </w:rPr>
                              <w:t xml:space="preserve"> </w:t>
                            </w:r>
                            <w:r w:rsidRPr="00A45C54">
                              <w:rPr>
                                <w:noProof/>
                                <w:lang w:val="en-US"/>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960EDB" id="_x0000_t202" coordsize="21600,21600" o:spt="202" path="m,l,21600r21600,l21600,xe">
                <v:stroke joinstyle="miter"/>
                <v:path gradientshapeok="t" o:connecttype="rect"/>
              </v:shapetype>
              <v:shape id="Zone de texte 31" o:spid="_x0000_s1026" type="#_x0000_t202" style="position:absolute;margin-left:220.7pt;margin-top:243.65pt;width:303.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" stroked="f">
                <v:textbox style="mso-fit-shape-to-text:t" inset="0,0,0,0">
                  <w:txbxContent>
                    <w:p w14:paraId="2D241085" w14:textId="3D167085" w:rsidR="00CA2D11" w:rsidRPr="00A45C54" w:rsidRDefault="00CA2D11" w:rsidP="00CC680E">
                      <w:pPr>
                        <w:pStyle w:val="Lgende"/>
                        <w:rPr>
                          <w:i w:val="0"/>
                          <w:iCs w:val="0"/>
                          <w:noProof/>
                          <w:lang w:val="en-US"/>
                        </w:rPr>
                      </w:pPr>
                      <w:r w:rsidRPr="00CC680E">
                        <w:rPr>
                          <w:lang w:val="en-US"/>
                        </w:rPr>
                        <w:t xml:space="preserve">Figure </w:t>
                      </w:r>
                      <w:ins w:id="179" w:author="Joaquim Estopinan" w:date="2019-09-07T17:40:00Z">
                        <w:r>
                          <w:rPr>
                            <w:lang w:val="en-US"/>
                          </w:rPr>
                          <w:t>6</w:t>
                        </w:r>
                      </w:ins>
                      <w:r w:rsidRPr="00CC680E">
                        <w:rPr>
                          <w:lang w:val="en-US"/>
                        </w:rPr>
                        <w:t xml:space="preserve">: Real TF &amp; </w:t>
                      </w:r>
                      <w:r w:rsidRPr="00CC680E">
                        <w:rPr>
                          <w:b/>
                          <w:bCs/>
                          <w:lang w:val="en-US"/>
                        </w:rPr>
                        <w:t>DNL, INL Definitions</w:t>
                      </w:r>
                      <w:r>
                        <w:rPr>
                          <w:b/>
                          <w:bCs/>
                          <w:lang w:val="en-US"/>
                        </w:rPr>
                        <w:t xml:space="preserve"> </w:t>
                      </w:r>
                      <w:r w:rsidRPr="00A45C54">
                        <w:rPr>
                          <w:noProof/>
                          <w:lang w:val="en-US"/>
                        </w:rPr>
                        <w:t>[1]</w:t>
                      </w:r>
                    </w:p>
                  </w:txbxContent>
                </v:textbox>
              </v:shape>
            </w:pict>
          </mc:Fallback>
        </mc:AlternateContent>
      </w:r>
    </w:p>
    <w:p w14:paraId="6A757C08" w14:textId="77777777" w:rsidR="000267F4" w:rsidRDefault="000267F4" w:rsidP="006D42EB"/>
    <w:p w14:paraId="382424CF" w14:textId="77777777" w:rsidR="000267F4" w:rsidRDefault="000267F4" w:rsidP="006D42EB"/>
    <w:p w14:paraId="5DA4F43C" w14:textId="77777777" w:rsidR="000267F4" w:rsidRDefault="000267F4" w:rsidP="006D42EB"/>
    <w:p w14:paraId="1C3A963D" w14:textId="77777777" w:rsidR="000267F4" w:rsidRDefault="000267F4" w:rsidP="006D42EB"/>
    <w:p w14:paraId="0EA25FFB" w14:textId="77777777" w:rsidR="000267F4" w:rsidRDefault="000267F4" w:rsidP="006D42EB"/>
    <w:p w14:paraId="0648CE0B" w14:textId="77777777" w:rsidR="000267F4" w:rsidRDefault="000267F4" w:rsidP="006D42EB"/>
    <w:p w14:paraId="321535C4" w14:textId="77777777" w:rsidR="000267F4" w:rsidRDefault="000267F4" w:rsidP="006D42EB"/>
    <w:p w14:paraId="72BC7BC3" w14:textId="77777777" w:rsidR="000267F4" w:rsidRDefault="000267F4" w:rsidP="006D42EB"/>
    <w:p w14:paraId="43E4E6B2" w14:textId="77777777" w:rsidR="000267F4" w:rsidRPr="00BF6D05" w:rsidRDefault="000267F4" w:rsidP="000267F4">
      <w:pPr>
        <w:pStyle w:val="Titre3"/>
        <w:numPr>
          <w:ilvl w:val="0"/>
          <w:numId w:val="0"/>
        </w:numPr>
        <w:ind w:left="720"/>
        <w:rPr>
          <w:lang w:val="fr-FR"/>
        </w:rPr>
      </w:pPr>
    </w:p>
    <w:p w14:paraId="3F730212" w14:textId="77777777" w:rsidR="000267F4" w:rsidRPr="00BF6D05" w:rsidRDefault="00CC680E" w:rsidP="000267F4">
      <w:r>
        <w:rPr>
          <w:noProof/>
          <w:lang w:eastAsia="fr-FR"/>
        </w:rPr>
        <mc:AlternateContent>
          <mc:Choice Requires="wps">
            <w:drawing>
              <wp:anchor distT="0" distB="0" distL="114300" distR="114300" simplePos="0" relativeHeight="251663360" behindDoc="0" locked="0" layoutInCell="1" allowOverlap="1" wp14:anchorId="4294D130" wp14:editId="6229F760">
                <wp:simplePos x="0" y="0"/>
                <wp:positionH relativeFrom="column">
                  <wp:posOffset>-356870</wp:posOffset>
                </wp:positionH>
                <wp:positionV relativeFrom="paragraph">
                  <wp:posOffset>320040</wp:posOffset>
                </wp:positionV>
                <wp:extent cx="3231515" cy="635"/>
                <wp:effectExtent l="0" t="0" r="6985" b="0"/>
                <wp:wrapNone/>
                <wp:docPr id="30" name="Zone de texte 30"/>
                <wp:cNvGraphicFramePr/>
                <a:graphic xmlns:a="http://schemas.openxmlformats.org/drawingml/2006/main">
                  <a:graphicData uri="http://schemas.microsoft.com/office/word/2010/wordprocessingShape">
                    <wps:wsp>
                      <wps:cNvSpPr txBox="1"/>
                      <wps:spPr>
                        <a:xfrm>
                          <a:off x="0" y="0"/>
                          <a:ext cx="3231515" cy="635"/>
                        </a:xfrm>
                        <a:prstGeom prst="rect">
                          <a:avLst/>
                        </a:prstGeom>
                        <a:solidFill>
                          <a:prstClr val="white"/>
                        </a:solidFill>
                        <a:ln>
                          <a:noFill/>
                        </a:ln>
                      </wps:spPr>
                      <wps:txbx>
                        <w:txbxContent>
                          <w:p w14:paraId="502BBD7C" w14:textId="6789DD98" w:rsidR="00CA2D11" w:rsidRPr="00A45C54" w:rsidRDefault="00CA2D11" w:rsidP="000267F4">
                            <w:pPr>
                              <w:pStyle w:val="Lgende"/>
                              <w:rPr>
                                <w:i w:val="0"/>
                                <w:iCs w:val="0"/>
                                <w:noProof/>
                                <w:lang w:val="en-US"/>
                              </w:rPr>
                            </w:pPr>
                            <w:r w:rsidRPr="000267F4">
                              <w:rPr>
                                <w:lang w:val="en-US"/>
                              </w:rPr>
                              <w:t xml:space="preserve">Figure </w:t>
                            </w:r>
                            <w:ins w:id="180" w:author="Joaquim Estopinan" w:date="2019-09-07T17:40:00Z">
                              <w:r>
                                <w:rPr>
                                  <w:lang w:val="en-US"/>
                                </w:rPr>
                                <w:t>5</w:t>
                              </w:r>
                            </w:ins>
                            <w:r w:rsidRPr="000267F4">
                              <w:rPr>
                                <w:lang w:val="en-US"/>
                              </w:rPr>
                              <w:t xml:space="preserve">: Ideal Transfer Function &amp; </w:t>
                            </w:r>
                            <w:r w:rsidRPr="00CC680E">
                              <w:rPr>
                                <w:b/>
                                <w:bCs/>
                                <w:lang w:val="en-US"/>
                              </w:rPr>
                              <w:t>LSB Definition</w:t>
                            </w:r>
                            <w:r>
                              <w:rPr>
                                <w:b/>
                                <w:bCs/>
                                <w:lang w:val="en-US"/>
                              </w:rPr>
                              <w:t xml:space="preserve"> </w:t>
                            </w:r>
                            <w:r w:rsidRPr="00A45C54">
                              <w:rPr>
                                <w:noProof/>
                                <w:lang w:val="en-US"/>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4D130" id="Zone de texte 30" o:spid="_x0000_s1027" type="#_x0000_t202" style="position:absolute;margin-left:-28.1pt;margin-top:25.2pt;width:254.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" stroked="f">
                <v:textbox style="mso-fit-shape-to-text:t" inset="0,0,0,0">
                  <w:txbxContent>
                    <w:p w14:paraId="502BBD7C" w14:textId="6789DD98" w:rsidR="00CA2D11" w:rsidRPr="00A45C54" w:rsidRDefault="00CA2D11" w:rsidP="000267F4">
                      <w:pPr>
                        <w:pStyle w:val="Lgende"/>
                        <w:rPr>
                          <w:i w:val="0"/>
                          <w:iCs w:val="0"/>
                          <w:noProof/>
                          <w:lang w:val="en-US"/>
                        </w:rPr>
                      </w:pPr>
                      <w:r w:rsidRPr="000267F4">
                        <w:rPr>
                          <w:lang w:val="en-US"/>
                        </w:rPr>
                        <w:t xml:space="preserve">Figure </w:t>
                      </w:r>
                      <w:ins w:id="181" w:author="Joaquim Estopinan" w:date="2019-09-07T17:40:00Z">
                        <w:r>
                          <w:rPr>
                            <w:lang w:val="en-US"/>
                          </w:rPr>
                          <w:t>5</w:t>
                        </w:r>
                      </w:ins>
                      <w:r w:rsidRPr="000267F4">
                        <w:rPr>
                          <w:lang w:val="en-US"/>
                        </w:rPr>
                        <w:t xml:space="preserve">: Ideal Transfer Function &amp; </w:t>
                      </w:r>
                      <w:r w:rsidRPr="00CC680E">
                        <w:rPr>
                          <w:b/>
                          <w:bCs/>
                          <w:lang w:val="en-US"/>
                        </w:rPr>
                        <w:t>LSB Definition</w:t>
                      </w:r>
                      <w:r>
                        <w:rPr>
                          <w:b/>
                          <w:bCs/>
                          <w:lang w:val="en-US"/>
                        </w:rPr>
                        <w:t xml:space="preserve"> </w:t>
                      </w:r>
                      <w:r w:rsidRPr="00A45C54">
                        <w:rPr>
                          <w:noProof/>
                          <w:lang w:val="en-US"/>
                        </w:rPr>
                        <w:t>[1]</w:t>
                      </w:r>
                    </w:p>
                  </w:txbxContent>
                </v:textbox>
              </v:shape>
            </w:pict>
          </mc:Fallback>
        </mc:AlternateContent>
      </w:r>
    </w:p>
    <w:p w14:paraId="3A234A5A" w14:textId="77777777" w:rsidR="000267F4" w:rsidRPr="00BF6D05" w:rsidRDefault="000267F4" w:rsidP="000267F4"/>
    <w:p w14:paraId="543DE510" w14:textId="6DC56967" w:rsidR="00037630" w:rsidRDefault="00CB7647" w:rsidP="00CB7647">
      <w:pPr>
        <w:jc w:val="both"/>
        <w:rPr>
          <w:ins w:id="182" w:author="Joaquim Estopinan" w:date="2019-09-06T14:31:00Z"/>
        </w:rPr>
      </w:pPr>
      <w:r>
        <w:tab/>
      </w:r>
      <w:commentRangeStart w:id="183"/>
      <w:del w:id="184" w:author="Joaquim Estopinan" w:date="2019-09-06T14:30:00Z">
        <w:r w:rsidR="00CC680E" w:rsidRPr="00B411AE" w:rsidDel="00037630">
          <w:delText>Ainsi,</w:delText>
        </w:r>
        <w:r w:rsidR="00B411AE" w:rsidRPr="00B411AE" w:rsidDel="00037630">
          <w:delText xml:space="preserve"> on comprend </w:delText>
        </w:r>
        <w:commentRangeEnd w:id="183"/>
        <w:r w:rsidR="001B32DA" w:rsidDel="00037630">
          <w:rPr>
            <w:rStyle w:val="Marquedecommentaire"/>
          </w:rPr>
          <w:commentReference w:id="183"/>
        </w:r>
        <w:r w:rsidR="00B411AE" w:rsidRPr="00B411AE" w:rsidDel="00037630">
          <w:delText>que l</w:delText>
        </w:r>
        <w:r w:rsidR="00B411AE" w:rsidDel="00037630">
          <w:delText>es</w:delText>
        </w:r>
      </w:del>
      <w:ins w:id="185" w:author="Joaquim Estopinan" w:date="2019-09-06T14:30:00Z">
        <w:r w:rsidR="00037630">
          <w:t>Les</w:t>
        </w:r>
      </w:ins>
      <w:r w:rsidR="00B411AE">
        <w:t xml:space="preserve"> deux grandeurs permettant de caractériser la linéarité statique </w:t>
      </w:r>
      <w:proofErr w:type="gramStart"/>
      <w:r w:rsidR="00B411AE">
        <w:t>d’un ADC</w:t>
      </w:r>
      <w:proofErr w:type="gramEnd"/>
      <w:r w:rsidR="00B411AE">
        <w:t xml:space="preserve"> sont</w:t>
      </w:r>
      <w:del w:id="186" w:author="Joaquim Estopinan" w:date="2019-09-06T14:31:00Z">
        <w:r w:rsidR="00B411AE" w:rsidDel="00037630">
          <w:delText xml:space="preserve"> </w:delText>
        </w:r>
      </w:del>
      <w:ins w:id="187" w:author="Joaquim Estopinan" w:date="2019-09-06T14:31:00Z">
        <w:r w:rsidR="00037630">
          <w:t> </w:t>
        </w:r>
      </w:ins>
      <w:ins w:id="188" w:author="Joaquim Estopinan" w:date="2019-09-06T14:40:00Z">
        <w:r w:rsidR="00037630">
          <w:t>(</w:t>
        </w:r>
      </w:ins>
      <w:ins w:id="189" w:author="Joaquim Estopinan" w:date="2019-09-06T14:57:00Z">
        <w:r w:rsidR="007D7AF9">
          <w:rPr>
            <w:rFonts w:ascii="Open Sans" w:hAnsi="Open Sans" w:cs="Open Sans"/>
            <w:color w:val="000000"/>
            <w:sz w:val="20"/>
            <w:szCs w:val="20"/>
            <w:shd w:val="clear" w:color="auto" w:fill="FFFFFF"/>
          </w:rPr>
          <w:t xml:space="preserve">Cypress, 2019 </w:t>
        </w:r>
      </w:ins>
      <w:ins w:id="190" w:author="Joaquim Estopinan" w:date="2019-09-06T14:37:00Z">
        <w:r w:rsidR="00037630">
          <w:t>[6]</w:t>
        </w:r>
      </w:ins>
      <w:ins w:id="191" w:author="Joaquim Estopinan" w:date="2019-09-06T14:41:00Z">
        <w:r w:rsidR="00F9761B">
          <w:t>)</w:t>
        </w:r>
      </w:ins>
      <w:ins w:id="192" w:author="Joaquim Estopinan" w:date="2019-09-06T14:37:00Z">
        <w:r w:rsidR="00037630">
          <w:t xml:space="preserve"> </w:t>
        </w:r>
      </w:ins>
      <w:ins w:id="193" w:author="Joaquim Estopinan" w:date="2019-09-06T14:31:00Z">
        <w:r w:rsidR="00037630">
          <w:t>:</w:t>
        </w:r>
      </w:ins>
    </w:p>
    <w:p w14:paraId="508DEB03" w14:textId="68FA6DD9" w:rsidR="00037630" w:rsidRPr="00037630" w:rsidRDefault="00037630" w:rsidP="00CB7647">
      <w:pPr>
        <w:jc w:val="both"/>
        <w:rPr>
          <w:ins w:id="194" w:author="Joaquim Estopinan" w:date="2019-09-06T14:31:00Z"/>
        </w:rPr>
      </w:pPr>
      <w:ins w:id="195" w:author="Joaquim Estopinan" w:date="2019-09-06T14:31:00Z">
        <w:r>
          <w:tab/>
        </w:r>
        <w:r w:rsidRPr="00037630">
          <w:t xml:space="preserve">- </w:t>
        </w:r>
      </w:ins>
      <w:r w:rsidR="00B411AE" w:rsidRPr="00037630">
        <w:t xml:space="preserve">le DNL </w:t>
      </w:r>
      <w:ins w:id="196" w:author="Joaquim Estopinan" w:date="2019-09-06T14:32:00Z">
        <w:r w:rsidRPr="00037630">
          <w:t xml:space="preserve">- </w:t>
        </w:r>
      </w:ins>
      <w:r w:rsidR="00B411AE" w:rsidRPr="00037630">
        <w:t>Derivated Non Linearity</w:t>
      </w:r>
      <w:ins w:id="197" w:author="Joaquim Estopinan" w:date="2019-09-06T14:32:00Z">
        <w:r w:rsidRPr="00037630">
          <w:t> :</w:t>
        </w:r>
      </w:ins>
      <w:ins w:id="198" w:author="Joaquim Estopinan" w:date="2019-09-06T14:34:00Z">
        <w:r w:rsidRPr="00262455">
          <w:t xml:space="preserve"> Pour un </w:t>
        </w:r>
        <w:r>
          <w:t>ADC idéal</w:t>
        </w:r>
      </w:ins>
      <w:ins w:id="199" w:author="Joaquim Estopinan" w:date="2019-09-06T14:35:00Z">
        <w:r>
          <w:t xml:space="preserve"> de n bits</w:t>
        </w:r>
      </w:ins>
      <w:ins w:id="200" w:author="Joaquim Estopinan" w:date="2019-09-06T14:34:00Z">
        <w:r>
          <w:t>, la sortie est divisée en 2</w:t>
        </w:r>
      </w:ins>
      <w:ins w:id="201" w:author="Joaquim Estopinan" w:date="2019-09-06T14:35:00Z">
        <w:r>
          <w:rPr>
            <w:vertAlign w:val="superscript"/>
          </w:rPr>
          <w:t>n</w:t>
        </w:r>
        <w:r>
          <w:t xml:space="preserve"> </w:t>
        </w:r>
      </w:ins>
      <w:ins w:id="202" w:author="Joaquim Estopinan" w:date="2019-09-06T14:36:00Z">
        <w:r>
          <w:t>marches de largeurs égales.</w:t>
        </w:r>
      </w:ins>
      <w:ins w:id="203" w:author="Joaquim Estopinan" w:date="2019-09-06T14:59:00Z">
        <w:r w:rsidR="00C87637">
          <w:t xml:space="preserve"> Cette largeur idéale s’appelle le LSB</w:t>
        </w:r>
      </w:ins>
      <w:ins w:id="204" w:author="Joaquim Estopinan" w:date="2019-09-07T17:42:00Z">
        <w:r w:rsidR="00674947">
          <w:t xml:space="preserve"> (</w:t>
        </w:r>
        <w:r w:rsidR="00674947">
          <w:rPr>
            <w:i/>
            <w:iCs/>
          </w:rPr>
          <w:t>figure 5)</w:t>
        </w:r>
      </w:ins>
      <w:ins w:id="205" w:author="Joaquim Estopinan" w:date="2019-09-06T14:59:00Z">
        <w:r w:rsidR="00C87637">
          <w:t>.</w:t>
        </w:r>
      </w:ins>
      <w:ins w:id="206" w:author="Joaquim Estopinan" w:date="2019-09-06T14:36:00Z">
        <w:r>
          <w:t xml:space="preserve"> Toute déviation d</w:t>
        </w:r>
      </w:ins>
      <w:ins w:id="207" w:author="Joaquim Estopinan" w:date="2019-09-06T14:59:00Z">
        <w:r w:rsidR="00C87637">
          <w:t>u LSB</w:t>
        </w:r>
      </w:ins>
      <w:ins w:id="208" w:author="Joaquim Estopinan" w:date="2019-09-06T14:37:00Z">
        <w:r>
          <w:t xml:space="preserve"> est le </w:t>
        </w:r>
      </w:ins>
      <w:ins w:id="209" w:author="Joaquim Estopinan" w:date="2019-09-06T14:38:00Z">
        <w:r>
          <w:t xml:space="preserve">DNL.  Cette grandeur est </w:t>
        </w:r>
      </w:ins>
      <w:ins w:id="210" w:author="Joaquim Estopinan" w:date="2019-09-06T14:46:00Z">
        <w:r w:rsidR="00F9761B">
          <w:t>exprimée en</w:t>
        </w:r>
      </w:ins>
      <w:ins w:id="211" w:author="Joaquim Estopinan" w:date="2019-09-06T14:38:00Z">
        <w:r>
          <w:t xml:space="preserve"> coups</w:t>
        </w:r>
      </w:ins>
      <w:ins w:id="212" w:author="Joaquim Estopinan" w:date="2019-09-06T14:39:00Z">
        <w:r>
          <w:t>, c’est-à-dire en n</w:t>
        </w:r>
      </w:ins>
      <w:ins w:id="213" w:author="Joaquim Estopinan" w:date="2019-09-06T14:40:00Z">
        <w:r>
          <w:t>ombre de valeurs d’entrée pour lesquelles la sortie est fausse.</w:t>
        </w:r>
      </w:ins>
    </w:p>
    <w:p w14:paraId="323FBA18" w14:textId="51D2F9B1" w:rsidR="00A80395" w:rsidRDefault="00037630" w:rsidP="00A80395">
      <w:pPr>
        <w:jc w:val="both"/>
        <w:rPr>
          <w:ins w:id="214" w:author="Joaquim Estopinan" w:date="2019-09-07T17:53:00Z"/>
        </w:rPr>
        <w:pPrChange w:id="215" w:author="Joaquim Estopinan" w:date="2019-09-07T17:53:00Z">
          <w:pPr/>
        </w:pPrChange>
      </w:pPr>
      <w:ins w:id="216" w:author="Joaquim Estopinan" w:date="2019-09-06T14:31:00Z">
        <w:r w:rsidRPr="00037630">
          <w:lastRenderedPageBreak/>
          <w:tab/>
        </w:r>
        <w:r w:rsidRPr="00F9761B">
          <w:t xml:space="preserve">- </w:t>
        </w:r>
      </w:ins>
      <w:r w:rsidR="00B411AE" w:rsidRPr="00F9761B">
        <w:t xml:space="preserve">l’INL </w:t>
      </w:r>
      <w:ins w:id="217" w:author="Joaquim Estopinan" w:date="2019-09-06T14:33:00Z">
        <w:r w:rsidRPr="00F9761B">
          <w:t>-</w:t>
        </w:r>
      </w:ins>
      <w:ins w:id="218" w:author="Joaquim Estopinan" w:date="2019-09-06T14:34:00Z">
        <w:r w:rsidRPr="00F9761B">
          <w:t xml:space="preserve"> </w:t>
        </w:r>
      </w:ins>
      <w:r w:rsidR="00B411AE" w:rsidRPr="00F9761B">
        <w:t>Integrated Non Linearity</w:t>
      </w:r>
      <w:ins w:id="219" w:author="Joaquim Estopinan" w:date="2019-09-06T14:32:00Z">
        <w:r w:rsidRPr="00F9761B">
          <w:t> :</w:t>
        </w:r>
      </w:ins>
      <w:ins w:id="220" w:author="Joaquim Estopinan" w:date="2019-09-06T14:41:00Z">
        <w:r w:rsidR="00F9761B" w:rsidRPr="00262455">
          <w:t xml:space="preserve"> </w:t>
        </w:r>
        <w:r w:rsidR="00F9761B">
          <w:t>Les erreurs de DNL s’accumulent pour forme</w:t>
        </w:r>
      </w:ins>
      <w:ins w:id="221" w:author="Joaquim Estopinan" w:date="2019-09-06T14:42:00Z">
        <w:r w:rsidR="00F9761B">
          <w:t>r au total l’INL. Cette grandeur est définie comme la déviation maximale mesurée au centre de chaque code entre</w:t>
        </w:r>
      </w:ins>
      <w:ins w:id="222" w:author="Joaquim Estopinan" w:date="2019-09-06T14:44:00Z">
        <w:r w:rsidR="00F9761B">
          <w:t xml:space="preserve"> la pente </w:t>
        </w:r>
      </w:ins>
      <w:ins w:id="223" w:author="Joaquim Estopinan" w:date="2019-09-06T14:45:00Z">
        <w:r w:rsidR="00F9761B">
          <w:t xml:space="preserve">linéaire </w:t>
        </w:r>
      </w:ins>
      <w:ins w:id="224" w:author="Joaquim Estopinan" w:date="2019-09-06T14:44:00Z">
        <w:r w:rsidR="00F9761B">
          <w:t>idéale de l’ADC</w:t>
        </w:r>
      </w:ins>
      <w:ins w:id="225" w:author="Joaquim Estopinan" w:date="2019-09-06T14:43:00Z">
        <w:r w:rsidR="00F9761B">
          <w:t xml:space="preserve"> </w:t>
        </w:r>
      </w:ins>
      <w:ins w:id="226" w:author="Joaquim Estopinan" w:date="2019-09-06T14:44:00Z">
        <w:r w:rsidR="00F9761B">
          <w:t xml:space="preserve">et </w:t>
        </w:r>
      </w:ins>
      <w:ins w:id="227" w:author="Joaquim Estopinan" w:date="2019-09-06T14:45:00Z">
        <w:r w:rsidR="00F9761B">
          <w:t>sa caractéristique rée</w:t>
        </w:r>
      </w:ins>
      <w:ins w:id="228" w:author="Joaquim Estopinan" w:date="2019-09-06T14:44:00Z">
        <w:r w:rsidR="00F9761B">
          <w:t>l</w:t>
        </w:r>
      </w:ins>
      <w:ins w:id="229" w:author="Joaquim Estopinan" w:date="2019-09-06T14:45:00Z">
        <w:r w:rsidR="00F9761B">
          <w:t>l</w:t>
        </w:r>
      </w:ins>
      <w:ins w:id="230" w:author="Joaquim Estopinan" w:date="2019-09-06T14:44:00Z">
        <w:r w:rsidR="00F9761B">
          <w:t>e</w:t>
        </w:r>
      </w:ins>
      <w:ins w:id="231" w:author="Joaquim Estopinan" w:date="2019-09-07T17:42:00Z">
        <w:r w:rsidR="00674947">
          <w:t xml:space="preserve"> (</w:t>
        </w:r>
        <w:r w:rsidR="00674947">
          <w:rPr>
            <w:i/>
            <w:iCs/>
          </w:rPr>
          <w:t>figure 6</w:t>
        </w:r>
      </w:ins>
      <w:ins w:id="232" w:author="Joaquim Estopinan" w:date="2019-09-07T17:43:00Z">
        <w:r w:rsidR="00674947">
          <w:rPr>
            <w:i/>
            <w:iCs/>
          </w:rPr>
          <w:t>)</w:t>
        </w:r>
      </w:ins>
      <w:ins w:id="233" w:author="Joaquim Estopinan" w:date="2019-09-06T14:44:00Z">
        <w:r w:rsidR="00F9761B">
          <w:t>.</w:t>
        </w:r>
      </w:ins>
      <w:ins w:id="234" w:author="Joaquim Estopinan" w:date="2019-09-06T14:45:00Z">
        <w:r w:rsidR="00F9761B">
          <w:t xml:space="preserve"> Cette grandeur est également exprimée en coups.</w:t>
        </w:r>
      </w:ins>
    </w:p>
    <w:p w14:paraId="627F9CFD" w14:textId="09B221AD" w:rsidR="00A80395" w:rsidRDefault="00A80395" w:rsidP="00A80395">
      <w:pPr>
        <w:jc w:val="both"/>
        <w:rPr>
          <w:ins w:id="235" w:author="Joaquim Estopinan" w:date="2019-09-07T17:53:00Z"/>
        </w:rPr>
        <w:pPrChange w:id="236" w:author="Joaquim Estopinan" w:date="2019-09-07T17:53:00Z">
          <w:pPr/>
        </w:pPrChange>
      </w:pPr>
      <w:ins w:id="237" w:author="Joaquim Estopinan" w:date="2019-09-07T17:54:00Z">
        <w:r>
          <w:tab/>
        </w:r>
      </w:ins>
      <w:r w:rsidR="00B411AE">
        <w:t xml:space="preserve">Pour rapidement se rendre compte des performances statiques d’un ADC, </w:t>
      </w:r>
      <w:ins w:id="238" w:author="Joaquim Estopinan" w:date="2019-09-07T15:37:00Z">
        <w:r w:rsidR="00263D00">
          <w:t>il faut tracer</w:t>
        </w:r>
      </w:ins>
      <w:r w:rsidR="00B411AE">
        <w:t xml:space="preserve"> DNL &amp; INL [LSB] en fonction des codes de sortie. </w:t>
      </w:r>
      <w:ins w:id="239" w:author="Joaquim Estopinan" w:date="2019-09-07T15:37:00Z">
        <w:r w:rsidR="00263D00" w:rsidRPr="00A80395">
          <w:t>Des</w:t>
        </w:r>
      </w:ins>
      <w:r w:rsidR="00B411AE" w:rsidRPr="00A80395">
        <w:t xml:space="preserve"> courbes similaires à la </w:t>
      </w:r>
      <w:r w:rsidR="00B411AE" w:rsidRPr="00A80395">
        <w:rPr>
          <w:i/>
          <w:iCs/>
        </w:rPr>
        <w:t>figure 1</w:t>
      </w:r>
      <w:ins w:id="240" w:author="Joaquim Estopinan" w:date="2019-09-07T17:43:00Z">
        <w:r w:rsidR="00674947" w:rsidRPr="00A80395">
          <w:rPr>
            <w:i/>
            <w:iCs/>
          </w:rPr>
          <w:t>2</w:t>
        </w:r>
      </w:ins>
      <w:ins w:id="241" w:author="Joaquim Estopinan" w:date="2019-09-07T15:37:00Z">
        <w:r w:rsidR="00263D00" w:rsidRPr="00A80395">
          <w:rPr>
            <w:i/>
            <w:iCs/>
          </w:rPr>
          <w:t xml:space="preserve"> </w:t>
        </w:r>
        <w:r w:rsidR="00263D00" w:rsidRPr="00A80395">
          <w:t>sont alors obtenues</w:t>
        </w:r>
        <w:r w:rsidR="00263D00" w:rsidRPr="00A80395">
          <w:rPr>
            <w:i/>
            <w:iCs/>
          </w:rPr>
          <w:t>,</w:t>
        </w:r>
      </w:ins>
      <w:r w:rsidR="00B411AE" w:rsidRPr="00A80395">
        <w:t xml:space="preserve"> où les pics sur le DNL et les sauts sur l’INL sont au niveau des codes de largeurs anormalement éloignées de la largeur idéal = LSB.</w:t>
      </w:r>
      <w:bookmarkStart w:id="242" w:name="_Toc18682585"/>
    </w:p>
    <w:p w14:paraId="7B564BF4" w14:textId="77777777" w:rsidR="00A80395" w:rsidRDefault="00A80395" w:rsidP="00A80395">
      <w:pPr>
        <w:rPr>
          <w:ins w:id="243" w:author="Joaquim Estopinan" w:date="2019-09-07T17:53:00Z"/>
        </w:rPr>
      </w:pPr>
    </w:p>
    <w:p w14:paraId="4498FE64" w14:textId="54B693F0" w:rsidR="006D42EB" w:rsidRPr="00A80395" w:rsidRDefault="006D42EB" w:rsidP="00A80395">
      <w:pPr>
        <w:pStyle w:val="Titre3"/>
        <w:pPrChange w:id="244" w:author="Joaquim Estopinan" w:date="2019-09-07T17:53:00Z">
          <w:pPr/>
        </w:pPrChange>
      </w:pPr>
      <w:r w:rsidRPr="00A80395">
        <w:t>Fonctionnement d’</w:t>
      </w:r>
      <w:r w:rsidR="00286B9C" w:rsidRPr="00A80395">
        <w:t xml:space="preserve">un </w:t>
      </w:r>
      <w:r w:rsidRPr="00A80395">
        <w:t>ADC cy</w:t>
      </w:r>
      <w:r w:rsidR="00A45C54" w:rsidRPr="00A80395">
        <w:t>cl</w:t>
      </w:r>
      <w:r w:rsidRPr="00A80395">
        <w:t>ique</w:t>
      </w:r>
      <w:bookmarkEnd w:id="242"/>
    </w:p>
    <w:p w14:paraId="2FAA122B" w14:textId="1C1AB200" w:rsidR="005A3207" w:rsidRDefault="00D4410F" w:rsidP="002076AD">
      <w:pPr>
        <w:jc w:val="both"/>
        <w:rPr>
          <w:ins w:id="245" w:author="Joaquim Estopinan" w:date="2019-09-06T16:45:00Z"/>
        </w:rPr>
        <w:pPrChange w:id="246" w:author="Joaquim Estopinan" w:date="2019-09-06T17:15:00Z">
          <w:pPr/>
        </w:pPrChange>
      </w:pPr>
      <w:r>
        <w:tab/>
      </w:r>
      <w:commentRangeStart w:id="247"/>
      <w:proofErr w:type="gramStart"/>
      <w:r w:rsidR="002C659B">
        <w:t>Un ADC cyclique</w:t>
      </w:r>
      <w:proofErr w:type="gramEnd"/>
      <w:r w:rsidR="002C659B">
        <w:t xml:space="preserve"> de N bits échantillonne la tension d’entrée tous les N coups d’horloges. </w:t>
      </w:r>
      <w:ins w:id="248" w:author="Joaquim Estopinan" w:date="2019-09-06T16:38:00Z">
        <w:r w:rsidR="0001781A">
          <w:t xml:space="preserve">Le MDAC (Multiplying Digital-to Analog Converter) </w:t>
        </w:r>
      </w:ins>
      <w:ins w:id="249" w:author="Joaquim Estopinan" w:date="2019-09-06T16:39:00Z">
        <w:r w:rsidR="0001781A">
          <w:t xml:space="preserve">occupe une place très importante. </w:t>
        </w:r>
      </w:ins>
      <w:ins w:id="250" w:author="Joaquim Estopinan" w:date="2019-09-06T16:52:00Z">
        <w:r w:rsidR="005A3207">
          <w:t>En v</w:t>
        </w:r>
      </w:ins>
      <w:ins w:id="251" w:author="Joaquim Estopinan" w:date="2019-09-06T16:45:00Z">
        <w:r w:rsidR="005A3207">
          <w:t>oici son principe de fonctionnement</w:t>
        </w:r>
      </w:ins>
      <w:ins w:id="252" w:author="Joaquim Estopinan" w:date="2019-09-06T16:51:00Z">
        <w:r w:rsidR="005A3207">
          <w:t xml:space="preserve"> </w:t>
        </w:r>
      </w:ins>
      <w:ins w:id="253" w:author="Joaquim Estopinan" w:date="2019-09-06T16:52:00Z">
        <w:r w:rsidR="005A3207">
          <w:t>(</w:t>
        </w:r>
      </w:ins>
      <w:ins w:id="254" w:author="Joaquim Estopinan" w:date="2019-09-06T16:51:00Z">
        <w:r w:rsidR="005A3207">
          <w:t xml:space="preserve">d’après </w:t>
        </w:r>
      </w:ins>
      <w:ins w:id="255" w:author="Joaquim Estopinan" w:date="2019-09-06T16:52:00Z">
        <w:r w:rsidR="005A3207">
          <w:rPr>
            <w:rFonts w:ascii="Open Sans" w:hAnsi="Open Sans" w:cs="Open Sans"/>
            <w:color w:val="000000"/>
            <w:sz w:val="20"/>
            <w:szCs w:val="20"/>
            <w:shd w:val="clear" w:color="auto" w:fill="FFFFFF"/>
          </w:rPr>
          <w:t>KLEDROWETZ and HAZE, 2019 [6])</w:t>
        </w:r>
      </w:ins>
      <w:ins w:id="256" w:author="Joaquim Estopinan" w:date="2019-09-06T16:45:00Z">
        <w:r w:rsidR="005A3207">
          <w:t> :</w:t>
        </w:r>
      </w:ins>
    </w:p>
    <w:p w14:paraId="0E1330AB" w14:textId="60DC4728" w:rsidR="005A3207" w:rsidRDefault="005A3207" w:rsidP="002076AD">
      <w:pPr>
        <w:jc w:val="both"/>
        <w:rPr>
          <w:ins w:id="257" w:author="Joaquim Estopinan" w:date="2019-09-06T16:45:00Z"/>
        </w:rPr>
        <w:pPrChange w:id="258" w:author="Joaquim Estopinan" w:date="2019-09-06T17:15:00Z">
          <w:pPr/>
        </w:pPrChange>
      </w:pPr>
      <w:ins w:id="259" w:author="Joaquim Estopinan" w:date="2019-09-06T16:45:00Z">
        <w:r>
          <w:tab/>
          <w:t xml:space="preserve">- </w:t>
        </w:r>
      </w:ins>
      <w:ins w:id="260" w:author="Joaquim Estopinan" w:date="2019-09-06T16:41:00Z">
        <w:r w:rsidR="0001781A">
          <w:t>Pour commencer, le signal d’entrée (rebouc</w:t>
        </w:r>
      </w:ins>
      <w:ins w:id="261" w:author="Joaquim Estopinan" w:date="2019-09-06T16:42:00Z">
        <w:r w:rsidR="0001781A">
          <w:t>lé ou l’entrée) est échantillonné</w:t>
        </w:r>
      </w:ins>
    </w:p>
    <w:p w14:paraId="512162BD" w14:textId="0085DCEC" w:rsidR="005A3207" w:rsidRDefault="005A3207" w:rsidP="002076AD">
      <w:pPr>
        <w:jc w:val="both"/>
        <w:rPr>
          <w:ins w:id="262" w:author="Joaquim Estopinan" w:date="2019-09-06T16:46:00Z"/>
        </w:rPr>
        <w:pPrChange w:id="263" w:author="Joaquim Estopinan" w:date="2019-09-06T17:15:00Z">
          <w:pPr/>
        </w:pPrChange>
      </w:pPr>
      <w:ins w:id="264" w:author="Joaquim Estopinan" w:date="2019-09-06T16:45:00Z">
        <w:r>
          <w:tab/>
          <w:t xml:space="preserve">- </w:t>
        </w:r>
      </w:ins>
      <w:ins w:id="265" w:author="Joaquim Estopinan" w:date="2019-09-06T16:42:00Z">
        <w:r w:rsidR="0001781A">
          <w:t>Ensuite, cette ten</w:t>
        </w:r>
        <w:r>
          <w:t>si</w:t>
        </w:r>
      </w:ins>
      <w:ins w:id="266" w:author="Joaquim Estopinan" w:date="2019-09-06T16:43:00Z">
        <w:r>
          <w:t xml:space="preserve">on est quantifiée par un sub-ADC. Ici, </w:t>
        </w:r>
      </w:ins>
      <w:ins w:id="267" w:author="Joaquim Estopinan" w:date="2019-09-06T16:44:00Z">
        <w:r>
          <w:t>ce sont les deux comparateurs qui remplissent ce rôle</w:t>
        </w:r>
      </w:ins>
      <w:ins w:id="268" w:author="Joaquim Estopinan" w:date="2019-09-06T16:46:00Z">
        <w:r>
          <w:t xml:space="preserve"> et produisent la sortie numérique qui rentre</w:t>
        </w:r>
      </w:ins>
      <w:ins w:id="269" w:author="Joaquim Estopinan" w:date="2019-09-06T16:52:00Z">
        <w:r>
          <w:t xml:space="preserve"> dans</w:t>
        </w:r>
      </w:ins>
      <w:ins w:id="270" w:author="Joaquim Estopinan" w:date="2019-09-06T16:46:00Z">
        <w:r>
          <w:t xml:space="preserve"> le décodeur</w:t>
        </w:r>
      </w:ins>
    </w:p>
    <w:p w14:paraId="72B87E0D" w14:textId="668D9615" w:rsidR="005A3207" w:rsidRDefault="005A3207" w:rsidP="002076AD">
      <w:pPr>
        <w:jc w:val="both"/>
        <w:rPr>
          <w:ins w:id="271" w:author="Joaquim Estopinan" w:date="2019-09-06T16:48:00Z"/>
        </w:rPr>
        <w:pPrChange w:id="272" w:author="Joaquim Estopinan" w:date="2019-09-06T17:15:00Z">
          <w:pPr/>
        </w:pPrChange>
      </w:pPr>
      <w:ins w:id="273" w:author="Joaquim Estopinan" w:date="2019-09-06T16:46:00Z">
        <w:r>
          <w:tab/>
          <w:t>- Ce</w:t>
        </w:r>
      </w:ins>
      <w:ins w:id="274" w:author="Joaquim Estopinan" w:date="2019-09-06T16:47:00Z">
        <w:r>
          <w:t xml:space="preserve"> signal est ensuite reconverti en analogue par le sub-DAC</w:t>
        </w:r>
      </w:ins>
      <w:ins w:id="275" w:author="Joaquim Estopinan" w:date="2019-09-06T16:48:00Z">
        <w:r>
          <w:t>.</w:t>
        </w:r>
      </w:ins>
    </w:p>
    <w:p w14:paraId="60C383FC" w14:textId="24FE9D86" w:rsidR="005A3207" w:rsidRDefault="005A3207" w:rsidP="002076AD">
      <w:pPr>
        <w:jc w:val="both"/>
        <w:rPr>
          <w:ins w:id="276" w:author="Joaquim Estopinan" w:date="2019-09-06T16:49:00Z"/>
        </w:rPr>
        <w:pPrChange w:id="277" w:author="Joaquim Estopinan" w:date="2019-09-06T17:15:00Z">
          <w:pPr/>
        </w:pPrChange>
      </w:pPr>
      <w:ins w:id="278" w:author="Joaquim Estopinan" w:date="2019-09-06T16:48:00Z">
        <w:r>
          <w:tab/>
          <w:t>- Cette tension est soustraite à l’entrée originale pou</w:t>
        </w:r>
      </w:ins>
      <w:ins w:id="279" w:author="Joaquim Estopinan" w:date="2019-09-06T16:49:00Z">
        <w:r>
          <w:t xml:space="preserve">r </w:t>
        </w:r>
      </w:ins>
      <w:ins w:id="280" w:author="Joaquim Estopinan" w:date="2019-09-07T17:45:00Z">
        <w:r w:rsidR="00674947">
          <w:t>pouvoir calculer</w:t>
        </w:r>
      </w:ins>
      <w:ins w:id="281" w:author="Joaquim Estopinan" w:date="2019-09-06T16:49:00Z">
        <w:r>
          <w:t xml:space="preserve"> le prochain résidu</w:t>
        </w:r>
      </w:ins>
    </w:p>
    <w:p w14:paraId="4037A5B1" w14:textId="29029D2D" w:rsidR="005A3207" w:rsidRDefault="005A3207" w:rsidP="002076AD">
      <w:pPr>
        <w:jc w:val="both"/>
        <w:rPr>
          <w:ins w:id="282" w:author="Joaquim Estopinan" w:date="2019-09-06T16:45:00Z"/>
        </w:rPr>
        <w:pPrChange w:id="283" w:author="Joaquim Estopinan" w:date="2019-09-06T17:15:00Z">
          <w:pPr/>
        </w:pPrChange>
      </w:pPr>
      <w:ins w:id="284" w:author="Joaquim Estopinan" w:date="2019-09-06T16:49:00Z">
        <w:r>
          <w:tab/>
          <w:t xml:space="preserve">- </w:t>
        </w:r>
      </w:ins>
      <w:ins w:id="285" w:author="Joaquim Estopinan" w:date="2019-09-06T16:50:00Z">
        <w:r>
          <w:t>Cette différence de tension est alors amplifiée et éventuellement décalée de +/</w:t>
        </w:r>
        <w:proofErr w:type="gramStart"/>
        <w:r>
          <w:t xml:space="preserve">-  </w:t>
        </w:r>
      </w:ins>
      <w:ins w:id="286" w:author="Joaquim Estopinan" w:date="2019-09-06T16:54:00Z">
        <w:r w:rsidR="000D60CE">
          <w:t>V</w:t>
        </w:r>
        <w:r w:rsidR="000D60CE" w:rsidRPr="000D60CE">
          <w:rPr>
            <w:sz w:val="24"/>
            <w:szCs w:val="24"/>
            <w:vertAlign w:val="subscript"/>
            <w:rPrChange w:id="287" w:author="Joaquim Estopinan" w:date="2019-09-06T16:54:00Z">
              <w:rPr>
                <w:vertAlign w:val="subscript"/>
              </w:rPr>
            </w:rPrChange>
          </w:rPr>
          <w:t>ref</w:t>
        </w:r>
      </w:ins>
      <w:proofErr w:type="gramEnd"/>
      <w:ins w:id="288" w:author="Joaquim Estopinan" w:date="2019-09-06T16:51:00Z">
        <w:r>
          <w:t xml:space="preserve"> pour être ramenée à la dynamique d’entrée de l’ADC et donc du MDAC.</w:t>
        </w:r>
      </w:ins>
    </w:p>
    <w:p w14:paraId="3C642130" w14:textId="11C2A592" w:rsidR="002C659B" w:rsidRDefault="00A80395" w:rsidP="002076AD">
      <w:pPr>
        <w:jc w:val="both"/>
        <w:pPrChange w:id="289" w:author="Joaquim Estopinan" w:date="2019-09-06T17:15:00Z">
          <w:pPr/>
        </w:pPrChange>
      </w:pPr>
      <w:ins w:id="290" w:author="Joaquim Estopinan" w:date="2019-09-07T17:54:00Z">
        <w:r>
          <w:tab/>
        </w:r>
      </w:ins>
      <w:r w:rsidR="002C659B">
        <w:t xml:space="preserve">Il faut se </w:t>
      </w:r>
      <w:r w:rsidR="003C392A">
        <w:t>représenter</w:t>
      </w:r>
      <w:r w:rsidR="002C659B">
        <w:t xml:space="preserve"> l’ADC cyclique comme un ADC pipeline qui, au lieu de présenter N étages chacun déterminant 1 bit du code de sortie, ne comporte qu’un seul étage rebouclé et traversé au total N fois. Un registre à décalage se charge de récupérer les sorties successives de l’unique étage puis calcul</w:t>
      </w:r>
      <w:r w:rsidR="00BF6FFD">
        <w:t>e</w:t>
      </w:r>
      <w:r w:rsidR="002C659B">
        <w:t xml:space="preserve"> les codes de sortie. Voici</w:t>
      </w:r>
      <w:r w:rsidR="00F74AFE">
        <w:t xml:space="preserve"> l’architecture reprenant ce principe</w:t>
      </w:r>
      <w:ins w:id="291" w:author="Joaquim Estopinan" w:date="2019-09-06T16:54:00Z">
        <w:r w:rsidR="000D60CE">
          <w:t xml:space="preserve"> </w:t>
        </w:r>
        <w:r w:rsidR="000D60CE">
          <w:rPr>
            <w:i/>
            <w:iCs/>
          </w:rPr>
          <w:t xml:space="preserve">figure </w:t>
        </w:r>
      </w:ins>
      <w:ins w:id="292" w:author="Joaquim Estopinan" w:date="2019-09-07T17:46:00Z">
        <w:r w:rsidR="00BF6FFD">
          <w:rPr>
            <w:i/>
            <w:iCs/>
          </w:rPr>
          <w:t>7</w:t>
        </w:r>
      </w:ins>
      <w:r w:rsidR="00F74AFE">
        <w:t> :</w:t>
      </w:r>
      <w:commentRangeEnd w:id="247"/>
      <w:r w:rsidR="006276E4">
        <w:rPr>
          <w:rStyle w:val="Marquedecommentaire"/>
        </w:rPr>
        <w:commentReference w:id="247"/>
      </w:r>
    </w:p>
    <w:p w14:paraId="685A06A0" w14:textId="77777777" w:rsidR="0050603B" w:rsidRDefault="0050603B" w:rsidP="0050603B">
      <w:pPr>
        <w:keepNext/>
      </w:pPr>
      <w:r>
        <w:rPr>
          <w:noProof/>
          <w:lang w:eastAsia="fr-FR"/>
        </w:rPr>
        <w:drawing>
          <wp:inline distT="0" distB="0" distL="0" distR="0" wp14:anchorId="7F040F03" wp14:editId="59C0F0EE">
            <wp:extent cx="5895340" cy="207899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5340" cy="2078990"/>
                    </a:xfrm>
                    <a:prstGeom prst="rect">
                      <a:avLst/>
                    </a:prstGeom>
                    <a:noFill/>
                  </pic:spPr>
                </pic:pic>
              </a:graphicData>
            </a:graphic>
          </wp:inline>
        </w:drawing>
      </w:r>
    </w:p>
    <w:p w14:paraId="60BD204F" w14:textId="6AF0C8D6" w:rsidR="00D4410F" w:rsidRDefault="0050603B" w:rsidP="003E6564">
      <w:pPr>
        <w:pStyle w:val="Lgende"/>
      </w:pPr>
      <w:r>
        <w:t xml:space="preserve">Figure </w:t>
      </w:r>
      <w:ins w:id="293" w:author="Joaquim Estopinan" w:date="2019-09-07T17:46:00Z">
        <w:r w:rsidR="00BF6FFD">
          <w:t>7</w:t>
        </w:r>
      </w:ins>
      <w:ins w:id="294" w:author="Joaquim Estopinan" w:date="2019-09-06T16:55:00Z">
        <w:r w:rsidR="000D60CE">
          <w:t xml:space="preserve"> </w:t>
        </w:r>
      </w:ins>
      <w:r>
        <w:t>: Architecture d'un ADC cyclique</w:t>
      </w:r>
    </w:p>
    <w:p w14:paraId="1D30F43E" w14:textId="73567C98" w:rsidR="000D60CE" w:rsidRDefault="00A80395" w:rsidP="00A80395">
      <w:pPr>
        <w:jc w:val="both"/>
        <w:rPr>
          <w:ins w:id="295" w:author="Joaquim Estopinan" w:date="2019-09-06T16:58:00Z"/>
        </w:rPr>
        <w:pPrChange w:id="296" w:author="Joaquim Estopinan" w:date="2019-09-07T17:54:00Z">
          <w:pPr/>
        </w:pPrChange>
      </w:pPr>
      <w:ins w:id="297" w:author="Joaquim Estopinan" w:date="2019-09-07T17:54:00Z">
        <w:r>
          <w:tab/>
        </w:r>
      </w:ins>
      <w:ins w:id="298" w:author="Joaquim Estopinan" w:date="2019-09-07T15:39:00Z">
        <w:r w:rsidR="00263D00">
          <w:t>D</w:t>
        </w:r>
      </w:ins>
      <w:ins w:id="299" w:author="Joaquim Estopinan" w:date="2019-09-06T16:59:00Z">
        <w:r w:rsidR="000D60CE">
          <w:t>eux comparateurs positionnés à 3/8 et 5/8 de la dynamique d’entrée</w:t>
        </w:r>
      </w:ins>
      <w:ins w:id="300" w:author="Joaquim Estopinan" w:date="2019-09-07T15:39:00Z">
        <w:r w:rsidR="00263D00">
          <w:t xml:space="preserve"> sont utilisés</w:t>
        </w:r>
      </w:ins>
      <w:ins w:id="301" w:author="Joaquim Estopinan" w:date="2019-09-06T16:59:00Z">
        <w:r w:rsidR="000D60CE">
          <w:t xml:space="preserve"> au lieu d’un seul à la moitié pour</w:t>
        </w:r>
      </w:ins>
      <w:ins w:id="302" w:author="Joaquim Estopinan" w:date="2019-09-06T17:00:00Z">
        <w:r w:rsidR="000D60CE">
          <w:t xml:space="preserve"> </w:t>
        </w:r>
      </w:ins>
      <w:ins w:id="303" w:author="Joaquim Estopinan" w:date="2019-09-06T17:01:00Z">
        <w:r w:rsidR="000D60CE">
          <w:t xml:space="preserve">que l’erreur de position des seuils de comparateur soit moins </w:t>
        </w:r>
      </w:ins>
      <w:proofErr w:type="gramStart"/>
      <w:ins w:id="304" w:author="Joaquim Estopinan" w:date="2019-09-06T17:13:00Z">
        <w:r w:rsidR="002076AD">
          <w:t>impactante</w:t>
        </w:r>
      </w:ins>
      <w:proofErr w:type="gramEnd"/>
      <w:ins w:id="305" w:author="Joaquim Estopinan" w:date="2019-09-06T17:01:00Z">
        <w:r w:rsidR="000D60CE">
          <w:t xml:space="preserve"> sur le résultat de conversion. En effet, la position des rs n’est pas parfaite, elle est déterminée par </w:t>
        </w:r>
      </w:ins>
      <w:ins w:id="306" w:author="Joaquim Estopinan" w:date="2019-09-06T17:02:00Z">
        <w:r w:rsidR="000D60CE">
          <w:t xml:space="preserve">un rapport de capacités dont les valeurs ne sont pas idéales. Ainsi, </w:t>
        </w:r>
      </w:ins>
      <w:ins w:id="307" w:author="Joaquim Estopinan" w:date="2019-09-06T17:08:00Z">
        <w:r w:rsidR="008B79A2">
          <w:t>un comparat</w:t>
        </w:r>
      </w:ins>
      <w:ins w:id="308" w:author="Joaquim Estopinan" w:date="2019-09-06T17:09:00Z">
        <w:r w:rsidR="008B79A2">
          <w:t xml:space="preserve">eur unique </w:t>
        </w:r>
      </w:ins>
      <w:ins w:id="309" w:author="Joaquim Estopinan" w:date="2019-09-06T17:14:00Z">
        <w:r w:rsidR="002076AD">
          <w:t>amènerait des</w:t>
        </w:r>
      </w:ins>
      <w:ins w:id="310" w:author="Joaquim Estopinan" w:date="2019-09-06T17:09:00Z">
        <w:r w:rsidR="008B79A2">
          <w:t xml:space="preserve"> erreurs de conversion </w:t>
        </w:r>
      </w:ins>
      <w:ins w:id="311" w:author="Joaquim Estopinan" w:date="2019-09-06T17:10:00Z">
        <w:r w:rsidR="008B79A2">
          <w:t>pour des tensions au milieu de la dynamique. L’architecture à deu</w:t>
        </w:r>
        <w:r w:rsidR="00C3395D">
          <w:t xml:space="preserve">x comparateurs </w:t>
        </w:r>
        <w:r w:rsidR="00C3395D">
          <w:lastRenderedPageBreak/>
          <w:t>permet de s’affranchir de ces erreurs</w:t>
        </w:r>
      </w:ins>
      <w:ins w:id="312" w:author="Joaquim Estopinan" w:date="2019-09-06T17:11:00Z">
        <w:r w:rsidR="00C3395D">
          <w:t>. Les tensions au milieu de la dynamique, entre les deux seuils</w:t>
        </w:r>
      </w:ins>
      <w:ins w:id="313" w:author="Joaquim Estopinan" w:date="2019-09-06T17:14:00Z">
        <w:r w:rsidR="002076AD">
          <w:t>,</w:t>
        </w:r>
      </w:ins>
      <w:ins w:id="314" w:author="Joaquim Estopinan" w:date="2019-09-06T17:11:00Z">
        <w:r w:rsidR="00C3395D">
          <w:t xml:space="preserve"> sont </w:t>
        </w:r>
      </w:ins>
      <w:ins w:id="315" w:author="Joaquim Estopinan" w:date="2019-09-06T17:12:00Z">
        <w:r w:rsidR="00C3395D">
          <w:t xml:space="preserve">simplement </w:t>
        </w:r>
      </w:ins>
      <w:ins w:id="316" w:author="Joaquim Estopinan" w:date="2019-09-06T17:11:00Z">
        <w:r w:rsidR="00C3395D">
          <w:t>amplifiées</w:t>
        </w:r>
      </w:ins>
      <w:ins w:id="317" w:author="Joaquim Estopinan" w:date="2019-09-06T17:12:00Z">
        <w:r w:rsidR="00C3395D">
          <w:t xml:space="preserve"> par deux et les prochaines itérations permettr</w:t>
        </w:r>
      </w:ins>
      <w:ins w:id="318" w:author="Joaquim Estopinan" w:date="2019-09-06T17:13:00Z">
        <w:r w:rsidR="00C3395D">
          <w:t xml:space="preserve">ont </w:t>
        </w:r>
        <w:r w:rsidR="002076AD">
          <w:t>de déterminer de manière sure la suite de la conversion.</w:t>
        </w:r>
      </w:ins>
    </w:p>
    <w:p w14:paraId="528D5E06" w14:textId="0268E6E1" w:rsidR="003E6564" w:rsidRDefault="00263D00" w:rsidP="00A80395">
      <w:pPr>
        <w:jc w:val="both"/>
        <w:pPrChange w:id="319" w:author="Joaquim Estopinan" w:date="2019-09-07T17:54:00Z">
          <w:pPr/>
        </w:pPrChange>
      </w:pPr>
      <w:ins w:id="320" w:author="Joaquim Estopinan" w:date="2019-09-07T15:39:00Z">
        <w:r>
          <w:t>L</w:t>
        </w:r>
      </w:ins>
      <w:r w:rsidR="003E6564">
        <w:t>a tension résiduelle</w:t>
      </w:r>
      <w:r w:rsidR="006276E4">
        <w:t xml:space="preserve"> Vres(i+1)</w:t>
      </w:r>
      <w:r w:rsidR="003E6564">
        <w:t xml:space="preserve"> </w:t>
      </w:r>
      <w:ins w:id="321" w:author="Joaquim Estopinan" w:date="2019-09-07T15:39:00Z">
        <w:r>
          <w:t xml:space="preserve">est obtenue </w:t>
        </w:r>
      </w:ins>
      <w:r w:rsidR="006276E4">
        <w:t>à la fin de chaque</w:t>
      </w:r>
      <w:r w:rsidR="003E6564">
        <w:t xml:space="preserve"> étape i par la formule :</w:t>
      </w:r>
    </w:p>
    <w:p w14:paraId="145CF887" w14:textId="77777777" w:rsidR="003E6564" w:rsidRDefault="003E6564" w:rsidP="003E6564">
      <w:pPr>
        <w:jc w:val="center"/>
      </w:pPr>
      <w:r>
        <w:rPr>
          <w:noProof/>
          <w:lang w:eastAsia="fr-FR"/>
        </w:rPr>
        <w:drawing>
          <wp:inline distT="0" distB="0" distL="0" distR="0" wp14:anchorId="59E7CAA1" wp14:editId="2C55591B">
            <wp:extent cx="2828925" cy="499745"/>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8925" cy="499745"/>
                    </a:xfrm>
                    <a:prstGeom prst="rect">
                      <a:avLst/>
                    </a:prstGeom>
                    <a:noFill/>
                  </pic:spPr>
                </pic:pic>
              </a:graphicData>
            </a:graphic>
          </wp:inline>
        </w:drawing>
      </w:r>
    </w:p>
    <w:p w14:paraId="4DB71F8B" w14:textId="6A8E2B98" w:rsidR="003E6564" w:rsidRDefault="003E6564" w:rsidP="003E6564">
      <w:r>
        <w:t>Ou V</w:t>
      </w:r>
      <w:r>
        <w:rPr>
          <w:vertAlign w:val="subscript"/>
        </w:rPr>
        <w:t>DAC</w:t>
      </w:r>
      <w:r>
        <w:t xml:space="preserve"> dépend de la position de V</w:t>
      </w:r>
      <w:r>
        <w:rPr>
          <w:vertAlign w:val="subscript"/>
        </w:rPr>
        <w:t>res</w:t>
      </w:r>
      <w:r>
        <w:t>(i) par rapport aux seuils de</w:t>
      </w:r>
      <w:r w:rsidR="002F5011">
        <w:t>s</w:t>
      </w:r>
      <w:r>
        <w:t xml:space="preserve"> </w:t>
      </w:r>
      <w:r w:rsidR="006276E4">
        <w:t xml:space="preserve">2 </w:t>
      </w:r>
      <w:r>
        <w:t>comparateurs :</w:t>
      </w:r>
    </w:p>
    <w:p w14:paraId="054202CC" w14:textId="77777777" w:rsidR="003E6564" w:rsidRDefault="003E6564" w:rsidP="003E6564">
      <w:pPr>
        <w:keepNext/>
        <w:jc w:val="center"/>
      </w:pPr>
      <w:r>
        <w:rPr>
          <w:noProof/>
          <w:lang w:eastAsia="fr-FR"/>
        </w:rPr>
        <w:drawing>
          <wp:inline distT="0" distB="0" distL="0" distR="0" wp14:anchorId="614839BF" wp14:editId="2ADC4588">
            <wp:extent cx="2562350" cy="302895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342" t="1515" r="6407" b="1755"/>
                    <a:stretch/>
                  </pic:blipFill>
                  <pic:spPr bwMode="auto">
                    <a:xfrm>
                      <a:off x="0" y="0"/>
                      <a:ext cx="2577466" cy="3046818"/>
                    </a:xfrm>
                    <a:prstGeom prst="rect">
                      <a:avLst/>
                    </a:prstGeom>
                    <a:noFill/>
                    <a:ln>
                      <a:noFill/>
                    </a:ln>
                    <a:extLst>
                      <a:ext uri="{53640926-AAD7-44D8-BBD7-CCE9431645EC}">
                        <a14:shadowObscured xmlns:a14="http://schemas.microsoft.com/office/drawing/2010/main"/>
                      </a:ext>
                    </a:extLst>
                  </pic:spPr>
                </pic:pic>
              </a:graphicData>
            </a:graphic>
          </wp:inline>
        </w:drawing>
      </w:r>
    </w:p>
    <w:p w14:paraId="507203C8" w14:textId="43F1B0D9" w:rsidR="003E6564" w:rsidRDefault="003E6564" w:rsidP="003E6564">
      <w:pPr>
        <w:pStyle w:val="Lgende"/>
      </w:pPr>
      <w:r>
        <w:t xml:space="preserve">Figure </w:t>
      </w:r>
      <w:fldSimple w:instr=" SEQ Figure \* ARABIC ">
        <w:ins w:id="322" w:author="Joaquim Estopinan" w:date="2019-09-07T18:03:00Z">
          <w:r w:rsidR="00104FF8">
            <w:rPr>
              <w:noProof/>
            </w:rPr>
            <w:t>8</w:t>
          </w:r>
        </w:ins>
      </w:fldSimple>
      <w:r>
        <w:t xml:space="preserve"> : Fonction de transfert de l'ADC cyclique entre 2 étapes de conversion</w:t>
      </w:r>
    </w:p>
    <w:p w14:paraId="01326F56" w14:textId="623D2943" w:rsidR="008A5AC1" w:rsidRDefault="00263D00" w:rsidP="003E6564">
      <w:r>
        <w:t>U</w:t>
      </w:r>
      <w:r w:rsidR="003E6564">
        <w:t>ne dichotomie à 3 zones</w:t>
      </w:r>
      <w:r>
        <w:t xml:space="preserve"> est en quelque sorte effectuée</w:t>
      </w:r>
      <w:r w:rsidR="003E6564">
        <w:t>.</w:t>
      </w:r>
    </w:p>
    <w:p w14:paraId="32184B6A" w14:textId="77777777" w:rsidR="008A5AC1" w:rsidRDefault="008A5AC1" w:rsidP="003E6564"/>
    <w:p w14:paraId="4DB9CFA1" w14:textId="15B322F8" w:rsidR="008A5AC1" w:rsidRPr="006D42EB" w:rsidRDefault="008A5AC1" w:rsidP="00A80395">
      <w:pPr>
        <w:pStyle w:val="Titre3"/>
        <w:pPrChange w:id="323" w:author="Joaquim Estopinan" w:date="2019-09-07T17:55:00Z">
          <w:pPr>
            <w:pStyle w:val="Titre3"/>
            <w:numPr>
              <w:numId w:val="0"/>
            </w:numPr>
            <w:ind w:firstLine="0"/>
          </w:pPr>
        </w:pPrChange>
      </w:pPr>
      <w:bookmarkStart w:id="324" w:name="_Toc18682586"/>
      <w:r>
        <w:t>Description du modèle</w:t>
      </w:r>
      <w:bookmarkEnd w:id="324"/>
    </w:p>
    <w:p w14:paraId="75B0A569" w14:textId="4425FEF2" w:rsidR="008A5AC1" w:rsidRDefault="002076AD" w:rsidP="002076AD">
      <w:pPr>
        <w:jc w:val="both"/>
        <w:rPr>
          <w:ins w:id="325" w:author="Joaquim Estopinan" w:date="2019-09-06T17:19:00Z"/>
        </w:rPr>
      </w:pPr>
      <w:ins w:id="326" w:author="Joaquim Estopinan" w:date="2019-09-06T17:18:00Z">
        <w:r>
          <w:tab/>
        </w:r>
      </w:ins>
      <w:r w:rsidR="008A5AC1">
        <w:t>Pour effectuer les travaux, un modèle comportemental décrit dans l’environnement Matlab/Simulink est mis à disposition par l’entreprise. Ce modèle inclut</w:t>
      </w:r>
      <w:r w:rsidR="005A19F7">
        <w:t xml:space="preserve"> notamment</w:t>
      </w:r>
      <w:r w:rsidR="008A5AC1">
        <w:t xml:space="preserve"> les paramètres suivants :</w:t>
      </w:r>
    </w:p>
    <w:p w14:paraId="4959F55D" w14:textId="1FEA99DF" w:rsidR="00DC3A27" w:rsidRDefault="005560EA" w:rsidP="00DC3A27">
      <w:pPr>
        <w:pStyle w:val="Paragraphedeliste"/>
        <w:numPr>
          <w:ilvl w:val="0"/>
          <w:numId w:val="21"/>
        </w:numPr>
        <w:jc w:val="both"/>
        <w:rPr>
          <w:ins w:id="327" w:author="Joaquim Estopinan" w:date="2019-09-06T17:39:00Z"/>
        </w:rPr>
      </w:pPr>
      <w:ins w:id="328" w:author="Joaquim Estopinan" w:date="2019-09-06T17:39:00Z">
        <w:r>
          <w:t>Limites de la dynamique d’entrée</w:t>
        </w:r>
      </w:ins>
    </w:p>
    <w:p w14:paraId="714C8643" w14:textId="71A86378" w:rsidR="005560EA" w:rsidRDefault="005560EA" w:rsidP="00E14419">
      <w:pPr>
        <w:pStyle w:val="Paragraphedeliste"/>
        <w:numPr>
          <w:ilvl w:val="0"/>
          <w:numId w:val="21"/>
        </w:numPr>
        <w:jc w:val="both"/>
        <w:rPr>
          <w:ins w:id="329" w:author="Joaquim Estopinan" w:date="2019-09-06T17:40:00Z"/>
        </w:rPr>
      </w:pPr>
      <w:ins w:id="330" w:author="Joaquim Estopinan" w:date="2019-09-06T17:39:00Z">
        <w:r>
          <w:t>Tension de référence V</w:t>
        </w:r>
        <w:r>
          <w:rPr>
            <w:vertAlign w:val="subscript"/>
          </w:rPr>
          <w:t>re</w:t>
        </w:r>
      </w:ins>
      <w:ins w:id="331" w:author="Joaquim Estopinan" w:date="2019-09-06T18:13:00Z">
        <w:r w:rsidR="00E14419">
          <w:rPr>
            <w:vertAlign w:val="subscript"/>
          </w:rPr>
          <w:t xml:space="preserve">f </w:t>
        </w:r>
        <w:r w:rsidR="00E14419">
          <w:t>et b</w:t>
        </w:r>
      </w:ins>
      <w:ins w:id="332" w:author="Joaquim Estopinan" w:date="2019-09-06T17:40:00Z">
        <w:r>
          <w:t xml:space="preserve">ruit </w:t>
        </w:r>
      </w:ins>
      <w:ins w:id="333" w:author="Joaquim Estopinan" w:date="2019-09-06T18:13:00Z">
        <w:r w:rsidR="00E14419">
          <w:t>associé</w:t>
        </w:r>
      </w:ins>
    </w:p>
    <w:p w14:paraId="749F7AF8" w14:textId="756DC222" w:rsidR="005560EA" w:rsidRDefault="005560EA" w:rsidP="005560EA">
      <w:pPr>
        <w:pStyle w:val="Paragraphedeliste"/>
        <w:numPr>
          <w:ilvl w:val="0"/>
          <w:numId w:val="21"/>
        </w:numPr>
        <w:jc w:val="both"/>
        <w:rPr>
          <w:ins w:id="334" w:author="Joaquim Estopinan" w:date="2019-09-06T18:14:00Z"/>
        </w:rPr>
      </w:pPr>
      <w:ins w:id="335" w:author="Joaquim Estopinan" w:date="2019-09-06T17:41:00Z">
        <w:r>
          <w:t xml:space="preserve">Offset </w:t>
        </w:r>
      </w:ins>
      <w:ins w:id="336" w:author="Joaquim Estopinan" w:date="2019-09-06T18:13:00Z">
        <w:r w:rsidR="00E14419">
          <w:t>de l’</w:t>
        </w:r>
      </w:ins>
      <w:ins w:id="337" w:author="Joaquim Estopinan" w:date="2019-09-06T18:14:00Z">
        <w:r w:rsidR="00E14419">
          <w:t>amplificateur opérationnel et bruit associé</w:t>
        </w:r>
      </w:ins>
    </w:p>
    <w:p w14:paraId="0EBD96D4" w14:textId="1732D2CF" w:rsidR="00E14419" w:rsidRDefault="00E14419" w:rsidP="005560EA">
      <w:pPr>
        <w:pStyle w:val="Paragraphedeliste"/>
        <w:numPr>
          <w:ilvl w:val="0"/>
          <w:numId w:val="21"/>
        </w:numPr>
        <w:jc w:val="both"/>
        <w:rPr>
          <w:ins w:id="338" w:author="Joaquim Estopinan" w:date="2019-09-06T18:14:00Z"/>
        </w:rPr>
      </w:pPr>
      <w:ins w:id="339" w:author="Joaquim Estopinan" w:date="2019-09-06T18:14:00Z">
        <w:r>
          <w:t>Niveaux des seuils des 2 comparateurs et bruits associés</w:t>
        </w:r>
      </w:ins>
    </w:p>
    <w:p w14:paraId="13CE05FA" w14:textId="47085C83" w:rsidR="00E14419" w:rsidRDefault="00E14419" w:rsidP="005560EA">
      <w:pPr>
        <w:pStyle w:val="Paragraphedeliste"/>
        <w:numPr>
          <w:ilvl w:val="0"/>
          <w:numId w:val="21"/>
        </w:numPr>
        <w:jc w:val="both"/>
        <w:rPr>
          <w:ins w:id="340" w:author="Joaquim Estopinan" w:date="2019-09-06T18:16:00Z"/>
        </w:rPr>
      </w:pPr>
      <w:ins w:id="341" w:author="Joaquim Estopinan" w:date="2019-09-06T18:15:00Z">
        <w:r>
          <w:t>Taille des capacités du MDAC</w:t>
        </w:r>
      </w:ins>
    </w:p>
    <w:p w14:paraId="26D1DAFE" w14:textId="0FA81122" w:rsidR="00E14419" w:rsidRPr="005560EA" w:rsidRDefault="00E14419" w:rsidP="005560EA">
      <w:pPr>
        <w:pStyle w:val="Paragraphedeliste"/>
        <w:numPr>
          <w:ilvl w:val="0"/>
          <w:numId w:val="21"/>
        </w:numPr>
        <w:jc w:val="both"/>
        <w:rPr>
          <w:ins w:id="342" w:author="Joaquim Estopinan" w:date="2019-09-06T17:20:00Z"/>
        </w:rPr>
      </w:pPr>
      <w:ins w:id="343" w:author="Joaquim Estopinan" w:date="2019-09-06T18:16:00Z">
        <w:r>
          <w:t>Bruit en kTC</w:t>
        </w:r>
      </w:ins>
    </w:p>
    <w:p w14:paraId="7A37306D" w14:textId="43B6AF41" w:rsidR="00DC3A27" w:rsidRDefault="00954EE0" w:rsidP="00954EE0">
      <w:pPr>
        <w:jc w:val="both"/>
      </w:pPr>
      <w:ins w:id="344" w:author="Joaquim Estopinan" w:date="2019-09-06T17:24:00Z">
        <w:r>
          <w:t>L’interface</w:t>
        </w:r>
      </w:ins>
      <w:ins w:id="345" w:author="Joaquim Estopinan" w:date="2019-09-06T17:21:00Z">
        <w:r w:rsidR="00DC3A27">
          <w:t xml:space="preserve"> permettant de modifier les paramètres du modèle</w:t>
        </w:r>
      </w:ins>
      <w:ins w:id="346" w:author="Joaquim Estopinan" w:date="2019-09-06T17:22:00Z">
        <w:r w:rsidR="00DC3A27">
          <w:t> </w:t>
        </w:r>
      </w:ins>
      <w:ins w:id="347" w:author="Joaquim Estopinan" w:date="2019-09-06T17:24:00Z">
        <w:r>
          <w:t xml:space="preserve">est en </w:t>
        </w:r>
        <w:r w:rsidRPr="00954EE0">
          <w:rPr>
            <w:i/>
            <w:iCs/>
          </w:rPr>
          <w:t>annexe 1</w:t>
        </w:r>
        <w:r>
          <w:t>.</w:t>
        </w:r>
      </w:ins>
    </w:p>
    <w:p w14:paraId="4107E7EC" w14:textId="6FB74C1A" w:rsidR="006319A4" w:rsidRPr="001272CB" w:rsidRDefault="008A5AC1" w:rsidP="00587175">
      <w:pPr>
        <w:jc w:val="both"/>
        <w:pPrChange w:id="348" w:author="Joaquim Estopinan" w:date="2019-09-07T17:55:00Z">
          <w:pPr/>
        </w:pPrChange>
      </w:pPr>
      <w:r>
        <w:t>Les résultats de simulation présentés dans ce rapport sont obtenus à partir de ce modèle. Les performances obtenues servent de référence pour pouvoir comparer l’estimation des performances d’un ADC cyclique défini par les paramètres comportementaux.</w:t>
      </w:r>
      <w:r w:rsidR="006319A4" w:rsidRPr="001272CB">
        <w:br w:type="page"/>
      </w:r>
    </w:p>
    <w:p w14:paraId="67592186" w14:textId="77777777" w:rsidR="002F15BE" w:rsidRPr="001272CB" w:rsidRDefault="003F1EE0" w:rsidP="002F15BE">
      <w:pPr>
        <w:pStyle w:val="Titre2"/>
        <w:jc w:val="both"/>
        <w:rPr>
          <w:lang w:val="fr-FR"/>
        </w:rPr>
      </w:pPr>
      <w:bookmarkStart w:id="349" w:name="_Toc18682587"/>
      <w:r w:rsidRPr="001272CB">
        <w:rPr>
          <w:lang w:val="fr-FR"/>
        </w:rPr>
        <w:lastRenderedPageBreak/>
        <w:t>Reconstruction analogique</w:t>
      </w:r>
      <w:bookmarkEnd w:id="349"/>
    </w:p>
    <w:p w14:paraId="6167F4E2" w14:textId="77777777" w:rsidR="002F15BE" w:rsidRPr="001272CB" w:rsidRDefault="002F15BE" w:rsidP="002F15BE"/>
    <w:p w14:paraId="6C2A6ED2" w14:textId="77777777" w:rsidR="00627FF2" w:rsidRPr="00B0259E" w:rsidRDefault="00627FF2" w:rsidP="00B0259E">
      <w:pPr>
        <w:pStyle w:val="Titre3"/>
        <w:numPr>
          <w:ilvl w:val="0"/>
          <w:numId w:val="16"/>
        </w:numPr>
        <w:jc w:val="both"/>
        <w:rPr>
          <w:lang w:val="fr-FR"/>
        </w:rPr>
      </w:pPr>
      <w:bookmarkStart w:id="350" w:name="_Toc18682588"/>
      <w:r w:rsidRPr="00B0259E">
        <w:rPr>
          <w:lang w:val="fr-FR"/>
        </w:rPr>
        <w:t>Principe</w:t>
      </w:r>
      <w:bookmarkEnd w:id="350"/>
    </w:p>
    <w:p w14:paraId="32EA5DA2" w14:textId="045A3A0E" w:rsidR="00627FF2" w:rsidRPr="001272CB" w:rsidRDefault="00627FF2" w:rsidP="00CA1499">
      <w:pPr>
        <w:ind w:firstLine="708"/>
        <w:jc w:val="both"/>
      </w:pPr>
      <w:r w:rsidRPr="001272CB">
        <w:t xml:space="preserve">Dans cette </w:t>
      </w:r>
      <w:r w:rsidR="002F15BE" w:rsidRPr="001272CB">
        <w:t>méthode</w:t>
      </w:r>
      <w:r w:rsidRPr="001272CB">
        <w:t xml:space="preserve">, l’objectif est dans un premier temps d’estimer les gains </w:t>
      </w:r>
      <w:r w:rsidR="002F15BE" w:rsidRPr="001272CB">
        <w:t>caractéristiques</w:t>
      </w:r>
      <w:r w:rsidRPr="001272CB">
        <w:t xml:space="preserve"> de la fonction de transfert </w:t>
      </w:r>
      <w:r w:rsidR="006276E4">
        <w:t>du MDAC</w:t>
      </w:r>
      <w:r w:rsidR="002F5011">
        <w:t>.</w:t>
      </w:r>
      <w:r w:rsidRPr="001272CB">
        <w:t xml:space="preserve"> Ensuite, une rampe virtuelle</w:t>
      </w:r>
      <w:ins w:id="351" w:author="Joaquim Estopinan" w:date="2019-09-07T15:41:00Z">
        <w:r w:rsidR="009B5494">
          <w:t xml:space="preserve"> est </w:t>
        </w:r>
      </w:ins>
      <w:ins w:id="352" w:author="Joaquim Estopinan" w:date="2019-09-07T18:02:00Z">
        <w:r w:rsidR="00104FF8">
          <w:t>simulée</w:t>
        </w:r>
      </w:ins>
      <w:ins w:id="353" w:author="Joaquim Estopinan" w:date="2019-09-07T15:41:00Z">
        <w:r w:rsidR="009B5494">
          <w:t xml:space="preserve"> pour recons</w:t>
        </w:r>
      </w:ins>
      <w:ins w:id="354" w:author="Joaquim Estopinan" w:date="2019-09-07T15:42:00Z">
        <w:r w:rsidR="009B5494">
          <w:t>truire</w:t>
        </w:r>
      </w:ins>
      <w:r w:rsidRPr="001272CB">
        <w:t xml:space="preserve"> les N </w:t>
      </w:r>
      <w:r w:rsidR="002F15BE" w:rsidRPr="001272CB">
        <w:t>étapes</w:t>
      </w:r>
      <w:r w:rsidRPr="001272CB">
        <w:t xml:space="preserve"> de conversion de l’ADC avec les gains estim</w:t>
      </w:r>
      <w:r w:rsidR="00CA1499" w:rsidRPr="001272CB">
        <w:t>é</w:t>
      </w:r>
      <w:r w:rsidRPr="001272CB">
        <w:t xml:space="preserve">s. </w:t>
      </w:r>
      <w:ins w:id="355" w:author="Joaquim Estopinan" w:date="2019-09-06T18:19:00Z">
        <w:r w:rsidR="00E14419">
          <w:t>T</w:t>
        </w:r>
      </w:ins>
      <w:r w:rsidRPr="001272CB">
        <w:t xml:space="preserve">ous les </w:t>
      </w:r>
      <w:r w:rsidR="002F15BE" w:rsidRPr="001272CB">
        <w:t>résidus</w:t>
      </w:r>
      <w:r w:rsidRPr="001272CB">
        <w:t xml:space="preserve"> </w:t>
      </w:r>
      <w:ins w:id="356" w:author="Joaquim Estopinan" w:date="2019-09-06T18:19:00Z">
        <w:r w:rsidR="00E14419">
          <w:t xml:space="preserve">successifs sont </w:t>
        </w:r>
      </w:ins>
      <w:ins w:id="357" w:author="Joaquim Estopinan" w:date="2019-09-06T18:20:00Z">
        <w:r w:rsidR="00E14419">
          <w:t xml:space="preserve">ainsi reconstruits les uns après les autres. </w:t>
        </w:r>
      </w:ins>
      <w:ins w:id="358" w:author="Joaquim Estopinan" w:date="2019-09-06T18:22:00Z">
        <w:r w:rsidR="0016549E">
          <w:t xml:space="preserve">Les sorties </w:t>
        </w:r>
      </w:ins>
      <w:ins w:id="359" w:author="Joaquim Estopinan" w:date="2019-09-06T19:42:00Z">
        <w:r w:rsidR="0003016D">
          <w:t>numérique</w:t>
        </w:r>
      </w:ins>
      <w:ins w:id="360" w:author="Joaquim Estopinan" w:date="2019-09-06T18:22:00Z">
        <w:r w:rsidR="0016549E">
          <w:t xml:space="preserve">s </w:t>
        </w:r>
      </w:ins>
      <w:ins w:id="361" w:author="Joaquim Estopinan" w:date="2019-09-06T18:23:00Z">
        <w:r w:rsidR="0016549E">
          <w:t xml:space="preserve">et donc les codes de sortie </w:t>
        </w:r>
      </w:ins>
      <w:ins w:id="362" w:author="Joaquim Estopinan" w:date="2019-09-06T18:22:00Z">
        <w:r w:rsidR="0016549E">
          <w:t xml:space="preserve">en sont facilement </w:t>
        </w:r>
      </w:ins>
      <w:ins w:id="363" w:author="Joaquim Estopinan" w:date="2019-09-06T18:23:00Z">
        <w:r w:rsidR="0016549E">
          <w:t>déduits.</w:t>
        </w:r>
        <w:r w:rsidR="0016549E" w:rsidRPr="001272CB" w:rsidDel="0016549E">
          <w:t xml:space="preserve"> </w:t>
        </w:r>
      </w:ins>
      <w:r w:rsidRPr="001272CB">
        <w:t>Voici l’</w:t>
      </w:r>
      <w:r w:rsidR="002F15BE" w:rsidRPr="001272CB">
        <w:t>équation q</w:t>
      </w:r>
      <w:r w:rsidRPr="001272CB">
        <w:t xml:space="preserve">ui </w:t>
      </w:r>
      <w:r w:rsidR="002F15BE" w:rsidRPr="001272CB">
        <w:t>régit</w:t>
      </w:r>
      <w:r w:rsidRPr="001272CB">
        <w:t xml:space="preserve"> le fonctionnement de l’ADC cyclique</w:t>
      </w:r>
      <w:r w:rsidR="00C44649" w:rsidRPr="001272CB">
        <w:t xml:space="preserve"> ainsi que sa fonction de </w:t>
      </w:r>
      <w:r w:rsidR="008545EF" w:rsidRPr="001272CB">
        <w:t>transfert :</w:t>
      </w:r>
    </w:p>
    <w:p w14:paraId="6416E6B1" w14:textId="77777777" w:rsidR="00C44649" w:rsidRPr="001272CB" w:rsidRDefault="002F15BE" w:rsidP="002F15BE">
      <w:pPr>
        <w:jc w:val="center"/>
      </w:pPr>
      <w:r w:rsidRPr="001272CB">
        <w:rPr>
          <w:noProof/>
          <w:lang w:eastAsia="fr-FR"/>
        </w:rPr>
        <w:drawing>
          <wp:inline distT="0" distB="0" distL="0" distR="0" wp14:anchorId="5F643085" wp14:editId="21A64E69">
            <wp:extent cx="2954637" cy="2895483"/>
            <wp:effectExtent l="0" t="0" r="0" b="635"/>
            <wp:docPr id="1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4"/>
                    <pic:cNvPicPr>
                      <a:picLocks noChangeAspect="1"/>
                    </pic:cNvPicPr>
                  </pic:nvPicPr>
                  <pic:blipFill rotWithShape="1">
                    <a:blip r:embed="rId21">
                      <a:extLst>
                        <a:ext uri="{28A0092B-C50C-407E-A947-70E740481C1C}">
                          <a14:useLocalDpi xmlns:a14="http://schemas.microsoft.com/office/drawing/2010/main" val="0"/>
                        </a:ext>
                      </a:extLst>
                    </a:blip>
                    <a:srcRect t="345"/>
                    <a:stretch/>
                  </pic:blipFill>
                  <pic:spPr>
                    <a:xfrm>
                      <a:off x="0" y="0"/>
                      <a:ext cx="2954637" cy="2895483"/>
                    </a:xfrm>
                    <a:prstGeom prst="rect">
                      <a:avLst/>
                    </a:prstGeom>
                  </pic:spPr>
                </pic:pic>
              </a:graphicData>
            </a:graphic>
          </wp:inline>
        </w:drawing>
      </w:r>
    </w:p>
    <w:p w14:paraId="5D9D0225" w14:textId="357F3B4C" w:rsidR="00627FF2" w:rsidRPr="001272CB" w:rsidRDefault="00C44649" w:rsidP="002F15BE">
      <w:pPr>
        <w:pStyle w:val="Lgende"/>
      </w:pPr>
      <w:r w:rsidRPr="001272CB">
        <w:t xml:space="preserve">Figure </w:t>
      </w:r>
      <w:fldSimple w:instr=" SEQ Figure \* ARABIC ">
        <w:ins w:id="364" w:author="Joaquim Estopinan" w:date="2019-09-07T18:03:00Z">
          <w:r w:rsidR="00104FF8">
            <w:rPr>
              <w:noProof/>
            </w:rPr>
            <w:t>9</w:t>
          </w:r>
        </w:ins>
      </w:fldSimple>
      <w:r w:rsidRPr="001272CB">
        <w:t xml:space="preserve"> : Fonction de transfert de l'ADC cyclique</w:t>
      </w:r>
    </w:p>
    <w:p w14:paraId="6B682A38" w14:textId="77777777" w:rsidR="00C44649" w:rsidRPr="001272CB" w:rsidRDefault="00C44649" w:rsidP="002F15BE">
      <w:pPr>
        <w:keepNext/>
        <w:jc w:val="center"/>
      </w:pPr>
      <w:r w:rsidRPr="001272CB">
        <w:rPr>
          <w:noProof/>
          <w:lang w:eastAsia="fr-FR"/>
        </w:rPr>
        <w:drawing>
          <wp:inline distT="0" distB="0" distL="0" distR="0" wp14:anchorId="041AE1CC" wp14:editId="165505CF">
            <wp:extent cx="5760720" cy="1613535"/>
            <wp:effectExtent l="0" t="0" r="0" b="5715"/>
            <wp:docPr id="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60720" cy="1613535"/>
                    </a:xfrm>
                    <a:prstGeom prst="rect">
                      <a:avLst/>
                    </a:prstGeom>
                  </pic:spPr>
                </pic:pic>
              </a:graphicData>
            </a:graphic>
          </wp:inline>
        </w:drawing>
      </w:r>
    </w:p>
    <w:p w14:paraId="16288BF3" w14:textId="21A15AA0" w:rsidR="00C44649" w:rsidRPr="001272CB" w:rsidRDefault="00C44649" w:rsidP="002F15BE">
      <w:pPr>
        <w:pStyle w:val="Lgende"/>
      </w:pPr>
      <w:r w:rsidRPr="001272CB">
        <w:t xml:space="preserve">Figure </w:t>
      </w:r>
      <w:fldSimple w:instr=" SEQ Figure \* ARABIC ">
        <w:ins w:id="365" w:author="Joaquim Estopinan" w:date="2019-09-07T18:03:00Z">
          <w:r w:rsidR="00104FF8">
            <w:rPr>
              <w:noProof/>
            </w:rPr>
            <w:t>10</w:t>
          </w:r>
        </w:ins>
      </w:fldSimple>
      <w:r w:rsidRPr="001272CB">
        <w:t xml:space="preserve"> : Equations associées au fonctionnement de l’ADC cyclique</w:t>
      </w:r>
    </w:p>
    <w:p w14:paraId="2C8DA872" w14:textId="26D4D501" w:rsidR="00C44649" w:rsidRPr="001272CB" w:rsidRDefault="00C44649" w:rsidP="00CA1499">
      <w:pPr>
        <w:ind w:firstLine="708"/>
        <w:jc w:val="both"/>
      </w:pPr>
      <w:r w:rsidRPr="001272CB">
        <w:t xml:space="preserve">L’objectif </w:t>
      </w:r>
      <w:r w:rsidR="002F15BE" w:rsidRPr="001272CB">
        <w:t>étant</w:t>
      </w:r>
      <w:r w:rsidRPr="001272CB">
        <w:t xml:space="preserve"> de </w:t>
      </w:r>
      <w:r w:rsidR="002F15BE" w:rsidRPr="001272CB">
        <w:t>réduire</w:t>
      </w:r>
      <w:r w:rsidRPr="001272CB">
        <w:t xml:space="preserve"> la </w:t>
      </w:r>
      <w:r w:rsidR="002F15BE" w:rsidRPr="001272CB">
        <w:t>quantité</w:t>
      </w:r>
      <w:r w:rsidRPr="001272CB">
        <w:t xml:space="preserve"> d’information </w:t>
      </w:r>
      <w:r w:rsidR="002F15BE" w:rsidRPr="001272CB">
        <w:t>exploitée</w:t>
      </w:r>
      <w:r w:rsidRPr="001272CB">
        <w:t xml:space="preserve"> pour reconstruire la </w:t>
      </w:r>
      <w:ins w:id="366" w:author="Joaquim Estopinan" w:date="2019-09-06T18:24:00Z">
        <w:r w:rsidR="0016549E">
          <w:t>fonction de tranfert</w:t>
        </w:r>
      </w:ins>
      <w:commentRangeStart w:id="367"/>
      <w:r w:rsidRPr="001272CB">
        <w:t>,</w:t>
      </w:r>
      <w:commentRangeEnd w:id="367"/>
      <w:r w:rsidR="009D0564">
        <w:rPr>
          <w:rStyle w:val="Marquedecommentaire"/>
        </w:rPr>
        <w:commentReference w:id="367"/>
      </w:r>
      <w:r w:rsidRPr="001272CB">
        <w:t xml:space="preserve"> les gains </w:t>
      </w:r>
      <w:r w:rsidR="002F15BE" w:rsidRPr="001272CB">
        <w:t>caractéristiques</w:t>
      </w:r>
      <w:r w:rsidRPr="001272CB">
        <w:t xml:space="preserve"> G</w:t>
      </w:r>
      <w:r w:rsidRPr="001272CB">
        <w:rPr>
          <w:vertAlign w:val="subscript"/>
        </w:rPr>
        <w:t>in</w:t>
      </w:r>
      <w:r w:rsidRPr="001272CB">
        <w:t>, G</w:t>
      </w:r>
      <w:r w:rsidRPr="001272CB">
        <w:rPr>
          <w:vertAlign w:val="subscript"/>
        </w:rPr>
        <w:t>dac</w:t>
      </w:r>
      <w:r w:rsidRPr="001272CB">
        <w:t xml:space="preserve"> et V</w:t>
      </w:r>
      <w:r w:rsidRPr="001272CB">
        <w:rPr>
          <w:vertAlign w:val="subscript"/>
        </w:rPr>
        <w:t>off</w:t>
      </w:r>
      <w:r w:rsidRPr="001272CB">
        <w:t xml:space="preserve"> sont </w:t>
      </w:r>
      <w:r w:rsidR="002F15BE" w:rsidRPr="001272CB">
        <w:t>déterminés</w:t>
      </w:r>
      <w:r w:rsidRPr="001272CB">
        <w:t xml:space="preserve"> uniquement </w:t>
      </w:r>
      <w:r w:rsidR="002F15BE" w:rsidRPr="001272CB">
        <w:t>à</w:t>
      </w:r>
      <w:r w:rsidRPr="001272CB">
        <w:t xml:space="preserve"> partir des deux premiers </w:t>
      </w:r>
      <w:r w:rsidR="002F15BE" w:rsidRPr="001272CB">
        <w:t>résidus</w:t>
      </w:r>
      <w:r w:rsidRPr="001272CB">
        <w:t xml:space="preserve">. </w:t>
      </w:r>
      <w:ins w:id="368" w:author="Joaquim Estopinan" w:date="2019-09-07T18:04:00Z">
        <w:r w:rsidR="00104FF8">
          <w:t>Ces</w:t>
        </w:r>
      </w:ins>
      <w:r w:rsidRPr="001272CB">
        <w:t xml:space="preserve"> deux </w:t>
      </w:r>
      <w:r w:rsidR="002F15BE" w:rsidRPr="001272CB">
        <w:t>premières</w:t>
      </w:r>
      <w:r w:rsidRPr="001272CB">
        <w:t xml:space="preserve"> </w:t>
      </w:r>
      <w:r w:rsidR="002F15BE" w:rsidRPr="001272CB">
        <w:t>étapes</w:t>
      </w:r>
      <w:r w:rsidRPr="001272CB">
        <w:t xml:space="preserve"> avec notre </w:t>
      </w:r>
      <w:r w:rsidR="002F15BE" w:rsidRPr="001272CB">
        <w:t>modèle</w:t>
      </w:r>
      <w:r w:rsidRPr="001272CB">
        <w:t xml:space="preserve"> Matlab sont </w:t>
      </w:r>
      <w:r w:rsidR="002F15BE" w:rsidRPr="001272CB">
        <w:t>représentatives</w:t>
      </w:r>
      <w:r w:rsidR="00CA1499" w:rsidRPr="001272CB">
        <w:t xml:space="preserve"> de toutes les autres</w:t>
      </w:r>
      <w:r w:rsidRPr="001272CB">
        <w:t xml:space="preserve"> et elles suffisent donc </w:t>
      </w:r>
      <w:r w:rsidR="002F15BE" w:rsidRPr="001272CB">
        <w:t>à</w:t>
      </w:r>
      <w:r w:rsidRPr="001272CB">
        <w:t xml:space="preserve"> estimer correctement les grandeurs </w:t>
      </w:r>
      <w:r w:rsidR="00151A83" w:rsidRPr="001272CB">
        <w:t>visées</w:t>
      </w:r>
      <w:r w:rsidRPr="001272CB">
        <w:t xml:space="preserve">. </w:t>
      </w:r>
      <w:r w:rsidR="00202019" w:rsidRPr="001272CB">
        <w:t>En effet, la tension d’offset de l’ADC V</w:t>
      </w:r>
      <w:r w:rsidR="00202019" w:rsidRPr="001272CB">
        <w:rPr>
          <w:vertAlign w:val="subscript"/>
        </w:rPr>
        <w:t>off</w:t>
      </w:r>
      <w:r w:rsidR="00202019" w:rsidRPr="001272CB">
        <w:t xml:space="preserve"> est commune </w:t>
      </w:r>
      <w:r w:rsidR="002F5011">
        <w:t>à</w:t>
      </w:r>
      <w:r w:rsidR="00202019" w:rsidRPr="001272CB">
        <w:t xml:space="preserve"> toutes les </w:t>
      </w:r>
      <w:r w:rsidR="00151A83" w:rsidRPr="001272CB">
        <w:t>étapes</w:t>
      </w:r>
      <w:r w:rsidR="00202019" w:rsidRPr="001272CB">
        <w:t xml:space="preserve"> de conversion, tandis que les gains G</w:t>
      </w:r>
      <w:r w:rsidR="00202019" w:rsidRPr="001272CB">
        <w:rPr>
          <w:vertAlign w:val="subscript"/>
        </w:rPr>
        <w:t>in</w:t>
      </w:r>
      <w:r w:rsidR="00202019" w:rsidRPr="001272CB">
        <w:t xml:space="preserve"> et G</w:t>
      </w:r>
      <w:r w:rsidR="00202019" w:rsidRPr="001272CB">
        <w:rPr>
          <w:vertAlign w:val="subscript"/>
        </w:rPr>
        <w:t>dac</w:t>
      </w:r>
      <w:r w:rsidR="00151A83" w:rsidRPr="001272CB">
        <w:t xml:space="preserve"> sont communs </w:t>
      </w:r>
      <w:r w:rsidR="0016549E" w:rsidRPr="001272CB">
        <w:t>à</w:t>
      </w:r>
      <w:r w:rsidR="00151A83" w:rsidRPr="001272CB">
        <w:t xml:space="preserve"> toutes les étapes</w:t>
      </w:r>
      <w:r w:rsidR="00202019" w:rsidRPr="001272CB">
        <w:t xml:space="preserve"> impaires pour le premier </w:t>
      </w:r>
      <w:r w:rsidR="00151A83" w:rsidRPr="001272CB">
        <w:t>résidu</w:t>
      </w:r>
      <w:r w:rsidR="00202019" w:rsidRPr="001272CB">
        <w:t xml:space="preserve"> et respectivement </w:t>
      </w:r>
      <w:r w:rsidR="00151A83" w:rsidRPr="001272CB">
        <w:t>à</w:t>
      </w:r>
      <w:r w:rsidR="00202019" w:rsidRPr="001272CB">
        <w:t xml:space="preserve"> toutes les </w:t>
      </w:r>
      <w:r w:rsidR="00151A83" w:rsidRPr="001272CB">
        <w:t>étapes</w:t>
      </w:r>
      <w:r w:rsidR="00202019" w:rsidRPr="001272CB">
        <w:t xml:space="preserve"> pair</w:t>
      </w:r>
      <w:r w:rsidR="00151A83" w:rsidRPr="001272CB">
        <w:t>e</w:t>
      </w:r>
      <w:r w:rsidR="00202019" w:rsidRPr="001272CB">
        <w:t xml:space="preserve">s pour le second </w:t>
      </w:r>
      <w:r w:rsidR="00151A83" w:rsidRPr="001272CB">
        <w:t>résidu</w:t>
      </w:r>
      <w:r w:rsidR="00202019" w:rsidRPr="001272CB">
        <w:t>.</w:t>
      </w:r>
    </w:p>
    <w:p w14:paraId="5183D59C" w14:textId="77777777" w:rsidR="00202019" w:rsidRPr="001272CB" w:rsidRDefault="00202019" w:rsidP="00C213F3">
      <w:pPr>
        <w:keepNext/>
        <w:jc w:val="center"/>
      </w:pPr>
      <w:r w:rsidRPr="001272CB">
        <w:rPr>
          <w:noProof/>
          <w:lang w:eastAsia="fr-FR"/>
        </w:rPr>
        <w:lastRenderedPageBreak/>
        <w:drawing>
          <wp:inline distT="0" distB="0" distL="0" distR="0" wp14:anchorId="56CCA09A" wp14:editId="033A1BF3">
            <wp:extent cx="5694045" cy="2456815"/>
            <wp:effectExtent l="0" t="0" r="1905"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4045" cy="2456815"/>
                    </a:xfrm>
                    <a:prstGeom prst="rect">
                      <a:avLst/>
                    </a:prstGeom>
                    <a:noFill/>
                  </pic:spPr>
                </pic:pic>
              </a:graphicData>
            </a:graphic>
          </wp:inline>
        </w:drawing>
      </w:r>
    </w:p>
    <w:p w14:paraId="49A6A45A" w14:textId="181F8114" w:rsidR="00202019" w:rsidRPr="001272CB" w:rsidRDefault="00202019" w:rsidP="00C213F3">
      <w:pPr>
        <w:pStyle w:val="Lgende"/>
      </w:pPr>
      <w:r w:rsidRPr="001272CB">
        <w:t xml:space="preserve">Figure </w:t>
      </w:r>
      <w:ins w:id="369" w:author="Joaquim Estopinan" w:date="2019-09-07T18:04:00Z">
        <w:r w:rsidR="00104FF8">
          <w:t>11</w:t>
        </w:r>
      </w:ins>
      <w:r w:rsidRPr="001272CB">
        <w:t xml:space="preserve"> : Principe de la méthode analogique</w:t>
      </w:r>
    </w:p>
    <w:p w14:paraId="18FBF301" w14:textId="77777777" w:rsidR="00202019" w:rsidRPr="001272CB" w:rsidRDefault="00202019" w:rsidP="00825B0A">
      <w:pPr>
        <w:jc w:val="both"/>
      </w:pPr>
    </w:p>
    <w:p w14:paraId="14A62CD5" w14:textId="77777777" w:rsidR="00202019" w:rsidRPr="001272CB" w:rsidRDefault="00202019" w:rsidP="00825B0A">
      <w:pPr>
        <w:pStyle w:val="Titre3"/>
        <w:jc w:val="both"/>
        <w:rPr>
          <w:lang w:val="fr-FR"/>
        </w:rPr>
      </w:pPr>
      <w:bookmarkStart w:id="370" w:name="_Toc18682589"/>
      <w:r w:rsidRPr="001272CB">
        <w:rPr>
          <w:lang w:val="fr-FR"/>
        </w:rPr>
        <w:t xml:space="preserve">Mise en place de la </w:t>
      </w:r>
      <w:r w:rsidR="00C213F3" w:rsidRPr="001272CB">
        <w:rPr>
          <w:lang w:val="fr-FR"/>
        </w:rPr>
        <w:t>méthode</w:t>
      </w:r>
      <w:bookmarkEnd w:id="370"/>
    </w:p>
    <w:p w14:paraId="46129516" w14:textId="37BDACA0" w:rsidR="00202019" w:rsidRPr="001272CB" w:rsidRDefault="00F708B9" w:rsidP="00CA1499">
      <w:pPr>
        <w:ind w:firstLine="708"/>
        <w:jc w:val="both"/>
      </w:pPr>
      <w:r>
        <w:t xml:space="preserve">La </w:t>
      </w:r>
      <w:r w:rsidRPr="00104FF8">
        <w:rPr>
          <w:i/>
          <w:iCs/>
          <w:rPrChange w:id="371" w:author="Joaquim Estopinan" w:date="2019-09-07T18:05:00Z">
            <w:rPr/>
          </w:rPrChange>
        </w:rPr>
        <w:t>figure 1</w:t>
      </w:r>
      <w:ins w:id="372" w:author="Joaquim Estopinan" w:date="2019-09-07T18:05:00Z">
        <w:r w:rsidR="00104FF8" w:rsidRPr="00104FF8">
          <w:rPr>
            <w:i/>
            <w:iCs/>
            <w:rPrChange w:id="373" w:author="Joaquim Estopinan" w:date="2019-09-07T18:05:00Z">
              <w:rPr/>
            </w:rPrChange>
          </w:rPr>
          <w:t>2</w:t>
        </w:r>
      </w:ins>
      <w:r>
        <w:t xml:space="preserve"> représente la fonction de transfert du MDAC d’un ADC cyclique sur laquelle apparaît </w:t>
      </w:r>
      <w:r w:rsidR="006276E4">
        <w:t xml:space="preserve">l’offset et </w:t>
      </w:r>
      <w:r w:rsidR="00202019" w:rsidRPr="001272CB">
        <w:t xml:space="preserve">les </w:t>
      </w:r>
      <w:r w:rsidR="00C213F3" w:rsidRPr="001272CB">
        <w:t>différents</w:t>
      </w:r>
      <w:r w:rsidR="00202019" w:rsidRPr="001272CB">
        <w:t xml:space="preserve"> gains </w:t>
      </w:r>
      <w:r w:rsidR="006276E4">
        <w:t xml:space="preserve">qui sont calculés </w:t>
      </w:r>
      <w:r w:rsidR="00C213F3" w:rsidRPr="001272CB">
        <w:t>à</w:t>
      </w:r>
      <w:r w:rsidR="00202019" w:rsidRPr="001272CB">
        <w:t xml:space="preserve"> partir de l’observation partielle des 2 </w:t>
      </w:r>
      <w:r w:rsidR="00C213F3" w:rsidRPr="001272CB">
        <w:t>premières</w:t>
      </w:r>
      <w:r w:rsidR="00202019" w:rsidRPr="001272CB">
        <w:t xml:space="preserve"> </w:t>
      </w:r>
      <w:r w:rsidR="00C213F3" w:rsidRPr="001272CB">
        <w:t>étapes</w:t>
      </w:r>
      <w:r w:rsidR="006276E4">
        <w:t xml:space="preserve"> de conversion.</w:t>
      </w:r>
    </w:p>
    <w:p w14:paraId="51EE3F30" w14:textId="77777777" w:rsidR="00274000" w:rsidRPr="001272CB" w:rsidRDefault="00C213F3" w:rsidP="00C213F3">
      <w:pPr>
        <w:jc w:val="center"/>
      </w:pPr>
      <w:r w:rsidRPr="001272CB">
        <w:rPr>
          <w:noProof/>
          <w:lang w:eastAsia="fr-FR"/>
        </w:rPr>
        <w:drawing>
          <wp:inline distT="0" distB="0" distL="0" distR="0" wp14:anchorId="674EF13F" wp14:editId="5A89F207">
            <wp:extent cx="5564820" cy="44767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8227" cy="4503625"/>
                    </a:xfrm>
                    <a:prstGeom prst="rect">
                      <a:avLst/>
                    </a:prstGeom>
                    <a:noFill/>
                  </pic:spPr>
                </pic:pic>
              </a:graphicData>
            </a:graphic>
          </wp:inline>
        </w:drawing>
      </w:r>
    </w:p>
    <w:p w14:paraId="3BFAF83E" w14:textId="21FE71AB" w:rsidR="00822124" w:rsidRPr="001272CB" w:rsidRDefault="00274000" w:rsidP="00C213F3">
      <w:pPr>
        <w:pStyle w:val="Lgende"/>
      </w:pPr>
      <w:r w:rsidRPr="001272CB">
        <w:t xml:space="preserve">Figure </w:t>
      </w:r>
      <w:ins w:id="374" w:author="Joaquim Estopinan" w:date="2019-09-07T23:08:00Z">
        <w:r w:rsidR="00F02066">
          <w:rPr>
            <w:noProof/>
          </w:rPr>
          <w:t>12</w:t>
        </w:r>
      </w:ins>
      <w:r w:rsidRPr="001272CB">
        <w:t xml:space="preserve"> : Estimation des paramètres à partir du premier résidu</w:t>
      </w:r>
    </w:p>
    <w:p w14:paraId="26123A44" w14:textId="45EE2D61" w:rsidR="00274000" w:rsidRPr="001272CB" w:rsidRDefault="006276E4" w:rsidP="00825B0A">
      <w:pPr>
        <w:pStyle w:val="Paragraphedeliste"/>
        <w:numPr>
          <w:ilvl w:val="0"/>
          <w:numId w:val="3"/>
        </w:numPr>
        <w:jc w:val="both"/>
      </w:pPr>
      <w:r>
        <w:lastRenderedPageBreak/>
        <w:t>L’algorithme</w:t>
      </w:r>
      <w:r w:rsidRPr="001272CB">
        <w:t xml:space="preserve"> </w:t>
      </w:r>
      <w:r w:rsidR="00274000" w:rsidRPr="001272CB">
        <w:t xml:space="preserve">commence par estimer la tension d’offset </w:t>
      </w:r>
      <w:r w:rsidR="0016549E" w:rsidRPr="001272CB">
        <w:t>V</w:t>
      </w:r>
      <w:r w:rsidR="0016549E" w:rsidRPr="001272CB">
        <w:rPr>
          <w:vertAlign w:val="subscript"/>
        </w:rPr>
        <w:t>off</w:t>
      </w:r>
      <w:r w:rsidR="0016549E" w:rsidRPr="001272CB">
        <w:t>.</w:t>
      </w:r>
      <w:r>
        <w:t xml:space="preserve"> Cette tension est </w:t>
      </w:r>
      <w:r w:rsidR="00274000" w:rsidRPr="001272CB">
        <w:t xml:space="preserve">commune à toutes les étapes. Pour cela, </w:t>
      </w:r>
      <w:r w:rsidR="0016549E">
        <w:t>u</w:t>
      </w:r>
      <w:r w:rsidR="00274000" w:rsidRPr="001272CB">
        <w:t>ne tension nulle</w:t>
      </w:r>
      <w:ins w:id="375" w:author="Joaquim Estopinan" w:date="2019-09-06T18:27:00Z">
        <w:r w:rsidR="0016549E">
          <w:t xml:space="preserve"> est envoyée en entrée de l’ADC</w:t>
        </w:r>
      </w:ins>
      <w:r w:rsidR="00274000" w:rsidRPr="001272CB">
        <w:t xml:space="preserve"> et le </w:t>
      </w:r>
      <w:r w:rsidR="00C213F3" w:rsidRPr="001272CB">
        <w:t>résidu</w:t>
      </w:r>
      <w:r w:rsidR="00274000" w:rsidRPr="001272CB">
        <w:t xml:space="preserve"> correspondant </w:t>
      </w:r>
      <w:ins w:id="376" w:author="Joaquim Estopinan" w:date="2019-09-06T18:28:00Z">
        <w:r w:rsidR="0016549E">
          <w:t xml:space="preserve">est relevé </w:t>
        </w:r>
      </w:ins>
      <w:r w:rsidR="00274000" w:rsidRPr="001272CB">
        <w:t xml:space="preserve">en sortie de la </w:t>
      </w:r>
      <w:r w:rsidR="00C213F3" w:rsidRPr="001272CB">
        <w:t>première</w:t>
      </w:r>
      <w:r w:rsidR="00274000" w:rsidRPr="001272CB">
        <w:t xml:space="preserve"> </w:t>
      </w:r>
      <w:r w:rsidR="00C213F3" w:rsidRPr="001272CB">
        <w:t>étape</w:t>
      </w:r>
      <w:r w:rsidR="00274000" w:rsidRPr="001272CB">
        <w:t xml:space="preserve"> de conversion. Ce dernier est directement la tension d’offset </w:t>
      </w:r>
      <w:r w:rsidR="00C213F3" w:rsidRPr="001272CB">
        <w:t>recherchée</w:t>
      </w:r>
      <w:ins w:id="377" w:author="Joaquim Estopinan" w:date="2019-09-07T15:42:00Z">
        <w:r w:rsidR="009B5494">
          <w:t>,</w:t>
        </w:r>
      </w:ins>
      <w:r w:rsidR="00274000" w:rsidRPr="001272CB">
        <w:t xml:space="preserve"> </w:t>
      </w:r>
      <w:ins w:id="378" w:author="Joaquim Estopinan" w:date="2019-09-07T15:42:00Z">
        <w:r w:rsidR="009B5494">
          <w:t>voir</w:t>
        </w:r>
      </w:ins>
      <w:ins w:id="379" w:author="Joaquim Estopinan" w:date="2019-09-07T15:43:00Z">
        <w:r w:rsidR="009B5494">
          <w:t xml:space="preserve"> </w:t>
        </w:r>
      </w:ins>
      <w:r w:rsidR="00274000" w:rsidRPr="009B5494">
        <w:rPr>
          <w:i/>
          <w:iCs/>
          <w:rPrChange w:id="380" w:author="Joaquim Estopinan" w:date="2019-09-07T15:43:00Z">
            <w:rPr/>
          </w:rPrChange>
        </w:rPr>
        <w:t>figure 4</w:t>
      </w:r>
      <w:r w:rsidR="00274000" w:rsidRPr="001272CB">
        <w:t>.</w:t>
      </w:r>
    </w:p>
    <w:p w14:paraId="24521115" w14:textId="5650EA0A" w:rsidR="00274000" w:rsidRPr="001272CB" w:rsidRDefault="00274000" w:rsidP="00825B0A">
      <w:pPr>
        <w:pStyle w:val="Paragraphedeliste"/>
        <w:numPr>
          <w:ilvl w:val="0"/>
          <w:numId w:val="3"/>
        </w:numPr>
        <w:jc w:val="both"/>
      </w:pPr>
      <w:r w:rsidRPr="001272CB">
        <w:t xml:space="preserve">Une fois l’offset </w:t>
      </w:r>
      <w:r w:rsidR="00C213F3" w:rsidRPr="001272CB">
        <w:t>repéré</w:t>
      </w:r>
      <w:r w:rsidRPr="001272CB">
        <w:t xml:space="preserve">, </w:t>
      </w:r>
      <w:ins w:id="381" w:author="Joaquim Estopinan" w:date="2019-09-06T18:28:00Z">
        <w:r w:rsidR="0016549E">
          <w:t>des</w:t>
        </w:r>
      </w:ins>
      <w:r w:rsidRPr="001272CB">
        <w:t xml:space="preserve"> intervalles de recherche autour des positions </w:t>
      </w:r>
      <w:r w:rsidR="00C213F3" w:rsidRPr="001272CB">
        <w:t>théoriques</w:t>
      </w:r>
      <w:r w:rsidRPr="001272CB">
        <w:t xml:space="preserve"> des transitions centrales des deux </w:t>
      </w:r>
      <w:r w:rsidR="00C213F3" w:rsidRPr="001272CB">
        <w:t>premières</w:t>
      </w:r>
      <w:r w:rsidRPr="001272CB">
        <w:t xml:space="preserve"> </w:t>
      </w:r>
      <w:r w:rsidR="00C213F3" w:rsidRPr="001272CB">
        <w:t>étapes</w:t>
      </w:r>
      <w:ins w:id="382" w:author="Joaquim Estopinan" w:date="2019-09-06T18:28:00Z">
        <w:r w:rsidR="0016549E">
          <w:t xml:space="preserve"> peuvent être formés</w:t>
        </w:r>
      </w:ins>
      <w:r w:rsidRPr="001272CB">
        <w:t>, intervalles</w:t>
      </w:r>
      <w:r w:rsidR="004A0286" w:rsidRPr="001272CB">
        <w:t xml:space="preserve"> translat</w:t>
      </w:r>
      <w:r w:rsidR="00C213F3" w:rsidRPr="001272CB">
        <w:t>és de l’offset estimé</w:t>
      </w:r>
      <w:r w:rsidR="004A0286" w:rsidRPr="001272CB">
        <w:t>.</w:t>
      </w:r>
    </w:p>
    <w:p w14:paraId="7B6605F4" w14:textId="732CF28D" w:rsidR="004A0286" w:rsidRPr="001272CB" w:rsidRDefault="0016549E" w:rsidP="00825B0A">
      <w:pPr>
        <w:pStyle w:val="Paragraphedeliste"/>
        <w:numPr>
          <w:ilvl w:val="0"/>
          <w:numId w:val="3"/>
        </w:numPr>
        <w:jc w:val="both"/>
      </w:pPr>
      <w:ins w:id="383" w:author="Joaquim Estopinan" w:date="2019-09-06T18:29:00Z">
        <w:r>
          <w:t>La</w:t>
        </w:r>
      </w:ins>
      <w:r w:rsidR="004A0286" w:rsidRPr="001272CB">
        <w:t xml:space="preserve"> sortie </w:t>
      </w:r>
      <w:ins w:id="384" w:author="Joaquim Estopinan" w:date="2019-09-06T19:42:00Z">
        <w:r w:rsidR="0003016D">
          <w:t xml:space="preserve">numérique </w:t>
        </w:r>
      </w:ins>
      <w:r w:rsidR="004A0286" w:rsidRPr="001272CB">
        <w:t>de l’</w:t>
      </w:r>
      <w:r w:rsidR="00C213F3" w:rsidRPr="001272CB">
        <w:t>étape</w:t>
      </w:r>
      <w:r w:rsidR="004A0286" w:rsidRPr="001272CB">
        <w:t xml:space="preserve"> 1 (respectivement l’</w:t>
      </w:r>
      <w:r w:rsidR="00C213F3" w:rsidRPr="001272CB">
        <w:t>étape</w:t>
      </w:r>
      <w:r w:rsidR="004A0286" w:rsidRPr="001272CB">
        <w:t xml:space="preserve"> 2) </w:t>
      </w:r>
      <w:ins w:id="385" w:author="Joaquim Estopinan" w:date="2019-09-06T18:29:00Z">
        <w:r>
          <w:t xml:space="preserve">est alors lue </w:t>
        </w:r>
      </w:ins>
      <w:r w:rsidR="004A0286" w:rsidRPr="001272CB">
        <w:t xml:space="preserve">au niveau des intervalles de recherche correspondants. </w:t>
      </w:r>
      <w:ins w:id="386" w:author="Joaquim Estopinan" w:date="2019-09-06T18:29:00Z">
        <w:r>
          <w:t xml:space="preserve">De </w:t>
        </w:r>
      </w:ins>
      <w:r w:rsidR="004A0286" w:rsidRPr="001272CB">
        <w:t xml:space="preserve">cette manière la position </w:t>
      </w:r>
      <w:r w:rsidR="00C213F3" w:rsidRPr="001272CB">
        <w:t>précise</w:t>
      </w:r>
      <w:r w:rsidR="004A0286" w:rsidRPr="001272CB">
        <w:t xml:space="preserve"> des transitions centrales de l’</w:t>
      </w:r>
      <w:r w:rsidR="00C213F3" w:rsidRPr="001272CB">
        <w:t>étape</w:t>
      </w:r>
      <w:r w:rsidR="004A0286" w:rsidRPr="001272CB">
        <w:t xml:space="preserve"> </w:t>
      </w:r>
      <w:r w:rsidR="00C213F3" w:rsidRPr="001272CB">
        <w:t>considérée</w:t>
      </w:r>
      <w:ins w:id="387" w:author="Joaquim Estopinan" w:date="2019-09-06T18:30:00Z">
        <w:r>
          <w:t xml:space="preserve"> est repérée</w:t>
        </w:r>
      </w:ins>
      <w:r w:rsidR="004A0286" w:rsidRPr="001272CB">
        <w:t>, c’est-à-dire la tension pour lesquelles elles ont lieu.</w:t>
      </w:r>
    </w:p>
    <w:p w14:paraId="13FF4BBE" w14:textId="68375164" w:rsidR="004A0286" w:rsidRPr="001272CB" w:rsidRDefault="0016549E" w:rsidP="00825B0A">
      <w:pPr>
        <w:pStyle w:val="Paragraphedeliste"/>
        <w:numPr>
          <w:ilvl w:val="0"/>
          <w:numId w:val="3"/>
        </w:numPr>
        <w:jc w:val="both"/>
      </w:pPr>
      <w:ins w:id="388" w:author="Joaquim Estopinan" w:date="2019-09-06T18:30:00Z">
        <w:r>
          <w:t xml:space="preserve">Il est </w:t>
        </w:r>
      </w:ins>
      <w:r w:rsidR="004A0286" w:rsidRPr="001272CB">
        <w:t>maintenant</w:t>
      </w:r>
      <w:ins w:id="389" w:author="Joaquim Estopinan" w:date="2019-09-06T18:30:00Z">
        <w:r>
          <w:t xml:space="preserve"> possible d’accéder</w:t>
        </w:r>
      </w:ins>
      <w:r w:rsidR="004A0286" w:rsidRPr="001272CB">
        <w:t xml:space="preserve"> </w:t>
      </w:r>
      <w:r w:rsidR="00C213F3" w:rsidRPr="001272CB">
        <w:t>à</w:t>
      </w:r>
      <w:r w:rsidR="004A0286" w:rsidRPr="001272CB">
        <w:t xml:space="preserve"> la valeur de G</w:t>
      </w:r>
      <w:r w:rsidR="004A0286" w:rsidRPr="001272CB">
        <w:rPr>
          <w:vertAlign w:val="subscript"/>
        </w:rPr>
        <w:t xml:space="preserve">dac </w:t>
      </w:r>
      <w:r w:rsidR="00C213F3" w:rsidRPr="001272CB">
        <w:t>à</w:t>
      </w:r>
      <w:r w:rsidR="004A0286" w:rsidRPr="001272CB">
        <w:t xml:space="preserve"> gauche (respectivement </w:t>
      </w:r>
      <w:r w:rsidR="00C213F3" w:rsidRPr="001272CB">
        <w:t>à</w:t>
      </w:r>
      <w:r w:rsidR="004A0286" w:rsidRPr="001272CB">
        <w:t xml:space="preserve"> droite) en mesurant les </w:t>
      </w:r>
      <w:r w:rsidR="00C213F3" w:rsidRPr="001272CB">
        <w:t>différences</w:t>
      </w:r>
      <w:r w:rsidR="004A0286" w:rsidRPr="001272CB">
        <w:t xml:space="preserve"> de tension entre les </w:t>
      </w:r>
      <w:r w:rsidR="00C213F3" w:rsidRPr="001272CB">
        <w:t>résidus</w:t>
      </w:r>
      <w:r w:rsidR="004A0286" w:rsidRPr="001272CB">
        <w:t xml:space="preserve"> avant et </w:t>
      </w:r>
      <w:r w:rsidR="00C213F3" w:rsidRPr="001272CB">
        <w:t>après</w:t>
      </w:r>
      <w:r w:rsidR="004A0286" w:rsidRPr="001272CB">
        <w:t xml:space="preserve"> la transition gauche (respectivement droite). Il est important de </w:t>
      </w:r>
      <w:r w:rsidR="00C213F3" w:rsidRPr="001272CB">
        <w:t>préciser</w:t>
      </w:r>
      <w:r w:rsidR="004A0286" w:rsidRPr="001272CB">
        <w:t xml:space="preserve"> que, comme pour le gain G</w:t>
      </w:r>
      <w:r w:rsidR="004A0286" w:rsidRPr="001272CB">
        <w:rPr>
          <w:vertAlign w:val="subscript"/>
        </w:rPr>
        <w:t>in</w:t>
      </w:r>
      <w:r w:rsidR="00351070" w:rsidRPr="001272CB">
        <w:t xml:space="preserve">, ces gains doivent </w:t>
      </w:r>
      <w:r w:rsidR="00C213F3" w:rsidRPr="001272CB">
        <w:t>être</w:t>
      </w:r>
      <w:r w:rsidR="004A0286" w:rsidRPr="001272CB">
        <w:t xml:space="preserve"> </w:t>
      </w:r>
      <w:r w:rsidR="00C213F3" w:rsidRPr="001272CB">
        <w:t>repérés</w:t>
      </w:r>
      <w:r w:rsidR="004A0286" w:rsidRPr="001272CB">
        <w:t xml:space="preserve"> pour le premier ET le second </w:t>
      </w:r>
      <w:r w:rsidR="00C213F3" w:rsidRPr="001272CB">
        <w:t>résidu</w:t>
      </w:r>
      <w:r w:rsidR="004A0286" w:rsidRPr="001272CB">
        <w:t xml:space="preserve"> car ils sont </w:t>
      </w:r>
      <w:r w:rsidR="00C213F3" w:rsidRPr="001272CB">
        <w:t>différents</w:t>
      </w:r>
      <w:r w:rsidR="004A0286" w:rsidRPr="001272CB">
        <w:t xml:space="preserve"> en fonction de la </w:t>
      </w:r>
      <w:r w:rsidR="00C213F3" w:rsidRPr="001272CB">
        <w:t>parité</w:t>
      </w:r>
      <w:r w:rsidR="004A0286" w:rsidRPr="001272CB">
        <w:t xml:space="preserve"> de l’</w:t>
      </w:r>
      <w:r w:rsidR="00C213F3" w:rsidRPr="001272CB">
        <w:t>étape</w:t>
      </w:r>
      <w:r w:rsidR="004A0286" w:rsidRPr="001272CB">
        <w:t>.</w:t>
      </w:r>
    </w:p>
    <w:p w14:paraId="4409734B" w14:textId="395B6ACA" w:rsidR="004A0286" w:rsidRPr="001272CB" w:rsidRDefault="0016549E" w:rsidP="00825B0A">
      <w:pPr>
        <w:pStyle w:val="Paragraphedeliste"/>
        <w:numPr>
          <w:ilvl w:val="0"/>
          <w:numId w:val="3"/>
        </w:numPr>
        <w:jc w:val="both"/>
      </w:pPr>
      <w:ins w:id="390" w:author="Joaquim Estopinan" w:date="2019-09-06T18:31:00Z">
        <w:r>
          <w:t>La</w:t>
        </w:r>
      </w:ins>
      <w:r w:rsidR="00351070" w:rsidRPr="001272CB">
        <w:t xml:space="preserve"> valeur de G</w:t>
      </w:r>
      <w:r w:rsidR="00351070" w:rsidRPr="001272CB">
        <w:rPr>
          <w:vertAlign w:val="subscript"/>
        </w:rPr>
        <w:t>in</w:t>
      </w:r>
      <w:r w:rsidR="00351070" w:rsidRPr="001272CB">
        <w:t xml:space="preserve"> pour les deux </w:t>
      </w:r>
      <w:r w:rsidR="00C213F3" w:rsidRPr="001272CB">
        <w:t>premières</w:t>
      </w:r>
      <w:r w:rsidR="00351070" w:rsidRPr="001272CB">
        <w:t xml:space="preserve"> </w:t>
      </w:r>
      <w:r w:rsidR="00C213F3" w:rsidRPr="001272CB">
        <w:t>étapes</w:t>
      </w:r>
      <w:r w:rsidR="00351070" w:rsidRPr="001272CB">
        <w:t xml:space="preserve"> </w:t>
      </w:r>
      <w:ins w:id="391" w:author="Joaquim Estopinan" w:date="2019-09-06T18:31:00Z">
        <w:r>
          <w:t xml:space="preserve">est </w:t>
        </w:r>
      </w:ins>
      <w:r w:rsidR="00351070" w:rsidRPr="001272CB">
        <w:t>directement</w:t>
      </w:r>
      <w:ins w:id="392" w:author="Joaquim Estopinan" w:date="2019-09-06T18:31:00Z">
        <w:r>
          <w:t xml:space="preserve"> </w:t>
        </w:r>
      </w:ins>
      <w:ins w:id="393" w:author="Joaquim Estopinan" w:date="2019-09-06T18:32:00Z">
        <w:r>
          <w:t>trouvé</w:t>
        </w:r>
      </w:ins>
      <w:ins w:id="394" w:author="Joaquim Estopinan" w:date="2019-09-07T23:15:00Z">
        <w:r w:rsidR="00F02066">
          <w:t>e</w:t>
        </w:r>
      </w:ins>
      <w:ins w:id="395" w:author="Joaquim Estopinan" w:date="2019-09-06T18:32:00Z">
        <w:r w:rsidR="003A46B8">
          <w:t xml:space="preserve"> au niveau de</w:t>
        </w:r>
      </w:ins>
      <w:r w:rsidR="00351070" w:rsidRPr="001272CB">
        <w:t xml:space="preserve"> la pente sur le morceau de droite central entre les deux transitions d’</w:t>
      </w:r>
      <w:r w:rsidR="00C213F3" w:rsidRPr="001272CB">
        <w:t>étape</w:t>
      </w:r>
      <w:r w:rsidR="00351070" w:rsidRPr="001272CB">
        <w:t>.</w:t>
      </w:r>
    </w:p>
    <w:p w14:paraId="3998D1B9" w14:textId="77777777" w:rsidR="00B02FF3" w:rsidRPr="001272CB" w:rsidRDefault="00B02FF3" w:rsidP="00825B0A">
      <w:pPr>
        <w:ind w:firstLine="360"/>
        <w:jc w:val="both"/>
      </w:pPr>
    </w:p>
    <w:p w14:paraId="36B27901" w14:textId="61E18C1B" w:rsidR="00CA1499" w:rsidRPr="001272CB" w:rsidRDefault="003A46B8" w:rsidP="00CA1499">
      <w:pPr>
        <w:ind w:firstLine="708"/>
        <w:jc w:val="both"/>
      </w:pPr>
      <w:ins w:id="396" w:author="Joaquim Estopinan" w:date="2019-09-06T18:33:00Z">
        <w:r>
          <w:t>Tous</w:t>
        </w:r>
      </w:ins>
      <w:r w:rsidR="00B02FF3" w:rsidRPr="001272CB">
        <w:t xml:space="preserve"> les gains </w:t>
      </w:r>
      <w:r w:rsidR="00C213F3" w:rsidRPr="001272CB">
        <w:t>nécessaires</w:t>
      </w:r>
      <w:r w:rsidR="00B02FF3" w:rsidRPr="001272CB">
        <w:t xml:space="preserve"> </w:t>
      </w:r>
      <w:r w:rsidR="00CA1499" w:rsidRPr="001272CB">
        <w:t>à</w:t>
      </w:r>
      <w:r w:rsidR="00B02FF3" w:rsidRPr="001272CB">
        <w:t xml:space="preserve"> la simulation d</w:t>
      </w:r>
      <w:r w:rsidR="002F5011">
        <w:t>es</w:t>
      </w:r>
      <w:r w:rsidR="00B02FF3" w:rsidRPr="001272CB">
        <w:t xml:space="preserve"> </w:t>
      </w:r>
      <w:r w:rsidR="00C213F3" w:rsidRPr="001272CB">
        <w:t>étapes</w:t>
      </w:r>
      <w:r w:rsidR="00B02FF3" w:rsidRPr="001272CB">
        <w:t xml:space="preserve"> de conversion de l’ADC </w:t>
      </w:r>
      <w:r w:rsidR="00C213F3" w:rsidRPr="001272CB">
        <w:t>à</w:t>
      </w:r>
      <w:r w:rsidR="00B02FF3" w:rsidRPr="001272CB">
        <w:t xml:space="preserve"> partir d’une rampe virtuelle</w:t>
      </w:r>
      <w:ins w:id="397" w:author="Joaquim Estopinan" w:date="2019-09-06T18:33:00Z">
        <w:r>
          <w:t xml:space="preserve"> ont ainsi été estimés</w:t>
        </w:r>
      </w:ins>
      <w:r w:rsidR="00B02FF3" w:rsidRPr="001272CB">
        <w:t xml:space="preserve">. </w:t>
      </w:r>
      <w:ins w:id="398" w:author="Joaquim Estopinan" w:date="2019-09-07T23:16:00Z">
        <w:r w:rsidR="00F02066">
          <w:t xml:space="preserve">La </w:t>
        </w:r>
      </w:ins>
      <w:ins w:id="399" w:author="Joaquim Estopinan" w:date="2019-09-07T23:17:00Z">
        <w:r w:rsidR="00F02066">
          <w:rPr>
            <w:i/>
            <w:iCs/>
          </w:rPr>
          <w:t xml:space="preserve">figure </w:t>
        </w:r>
        <w:r w:rsidR="00F02066" w:rsidRPr="00F02066">
          <w:rPr>
            <w:i/>
            <w:iCs/>
          </w:rPr>
          <w:t>13</w:t>
        </w:r>
        <w:r w:rsidR="00F02066">
          <w:rPr>
            <w:i/>
            <w:iCs/>
          </w:rPr>
          <w:t xml:space="preserve"> </w:t>
        </w:r>
        <w:r w:rsidR="00F02066">
          <w:t>est u</w:t>
        </w:r>
      </w:ins>
      <w:r w:rsidR="00B02FF3" w:rsidRPr="00F02066">
        <w:rPr>
          <w:i/>
          <w:iCs/>
          <w:rPrChange w:id="400" w:author="Joaquim Estopinan" w:date="2019-09-07T23:17:00Z">
            <w:rPr/>
          </w:rPrChange>
        </w:rPr>
        <w:t>ne</w:t>
      </w:r>
      <w:r w:rsidR="00B02FF3" w:rsidRPr="001272CB">
        <w:t xml:space="preserve"> </w:t>
      </w:r>
      <w:r w:rsidR="00C213F3" w:rsidRPr="001272CB">
        <w:t>représentation</w:t>
      </w:r>
      <w:r w:rsidR="00B02FF3" w:rsidRPr="001272CB">
        <w:t xml:space="preserve"> de la fonction de transfert de l’ADC</w:t>
      </w:r>
      <w:ins w:id="401" w:author="Joaquim Estopinan" w:date="2019-09-07T23:17:00Z">
        <w:r w:rsidR="00F02066">
          <w:t>. C</w:t>
        </w:r>
      </w:ins>
      <w:r w:rsidR="00B02FF3" w:rsidRPr="001272CB">
        <w:t xml:space="preserve">ette </w:t>
      </w:r>
      <w:r w:rsidR="00C213F3" w:rsidRPr="001272CB">
        <w:t>première</w:t>
      </w:r>
      <w:r w:rsidR="00B02FF3" w:rsidRPr="001272CB">
        <w:t xml:space="preserve"> </w:t>
      </w:r>
      <w:r w:rsidR="00C213F3" w:rsidRPr="001272CB">
        <w:t>méthode</w:t>
      </w:r>
      <w:r w:rsidR="00B02FF3" w:rsidRPr="001272CB">
        <w:t xml:space="preserve"> </w:t>
      </w:r>
      <w:r w:rsidR="00C213F3" w:rsidRPr="001272CB">
        <w:t>résiste</w:t>
      </w:r>
      <w:r w:rsidR="00F27062" w:rsidRPr="001272CB">
        <w:t xml:space="preserve"> </w:t>
      </w:r>
      <w:r w:rsidR="00B02FF3" w:rsidRPr="001272CB">
        <w:t xml:space="preserve">aux erreurs de position (offset, position des seuils, valeurs des </w:t>
      </w:r>
      <w:r w:rsidR="00C213F3" w:rsidRPr="001272CB">
        <w:t>capacités</w:t>
      </w:r>
      <w:r w:rsidR="00CA1499" w:rsidRPr="001272CB">
        <w:t>).</w:t>
      </w:r>
    </w:p>
    <w:p w14:paraId="77D8EA2F" w14:textId="77777777" w:rsidR="00CA1499" w:rsidRPr="001272CB" w:rsidRDefault="00CA1499" w:rsidP="00CA1499">
      <w:pPr>
        <w:jc w:val="center"/>
      </w:pPr>
      <w:r w:rsidRPr="001272CB">
        <w:rPr>
          <w:noProof/>
          <w:lang w:eastAsia="fr-FR"/>
        </w:rPr>
        <w:drawing>
          <wp:inline distT="0" distB="0" distL="0" distR="0" wp14:anchorId="7916D5D9" wp14:editId="7C16E7D4">
            <wp:extent cx="5760720" cy="32956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95650"/>
                    </a:xfrm>
                    <a:prstGeom prst="rect">
                      <a:avLst/>
                    </a:prstGeom>
                    <a:noFill/>
                  </pic:spPr>
                </pic:pic>
              </a:graphicData>
            </a:graphic>
          </wp:inline>
        </w:drawing>
      </w:r>
    </w:p>
    <w:p w14:paraId="579D1092" w14:textId="4D9F0518" w:rsidR="00CA1499" w:rsidRPr="001272CB" w:rsidRDefault="00CA1499" w:rsidP="00CA1499">
      <w:pPr>
        <w:pStyle w:val="Lgende"/>
      </w:pPr>
      <w:r w:rsidRPr="001272CB">
        <w:t xml:space="preserve">Figure </w:t>
      </w:r>
      <w:fldSimple w:instr=" SEQ Figure \* ARABIC "/>
      <w:ins w:id="402" w:author="Joaquim Estopinan" w:date="2019-09-07T23:18:00Z">
        <w:r w:rsidR="00F02066">
          <w:rPr>
            <w:noProof/>
          </w:rPr>
          <w:t>13</w:t>
        </w:r>
      </w:ins>
      <w:r w:rsidRPr="001272CB">
        <w:t xml:space="preserve"> : Fonctions de Transfert avec Offset OTA = 4mV, taille des C = 1fF, seuils décalés</w:t>
      </w:r>
    </w:p>
    <w:p w14:paraId="3F91A8DA" w14:textId="27616231" w:rsidR="00351070" w:rsidRPr="001272CB" w:rsidRDefault="00F27062" w:rsidP="00CA1499">
      <w:pPr>
        <w:jc w:val="both"/>
      </w:pPr>
      <w:r w:rsidRPr="001272CB">
        <w:t>Il es</w:t>
      </w:r>
      <w:r w:rsidR="00C213F3" w:rsidRPr="001272CB">
        <w:t>t</w:t>
      </w:r>
      <w:r w:rsidRPr="001272CB">
        <w:t xml:space="preserve"> </w:t>
      </w:r>
      <w:r w:rsidR="00C213F3" w:rsidRPr="001272CB">
        <w:t>également</w:t>
      </w:r>
      <w:r w:rsidRPr="001272CB">
        <w:t xml:space="preserve"> </w:t>
      </w:r>
      <w:r w:rsidR="003A46B8" w:rsidRPr="001272CB">
        <w:t>indiqué</w:t>
      </w:r>
      <w:r w:rsidRPr="001272CB">
        <w:t xml:space="preserve"> en bleu les intervalles o</w:t>
      </w:r>
      <w:r w:rsidR="003A46B8">
        <w:t>ù</w:t>
      </w:r>
      <w:r w:rsidRPr="001272CB">
        <w:t xml:space="preserve"> les </w:t>
      </w:r>
      <w:r w:rsidR="00C213F3" w:rsidRPr="001272CB">
        <w:t>résidus</w:t>
      </w:r>
      <w:r w:rsidRPr="001272CB">
        <w:t xml:space="preserve"> </w:t>
      </w:r>
      <w:ins w:id="403" w:author="Joaquim Estopinan" w:date="2019-09-06T18:35:00Z">
        <w:r w:rsidR="003A46B8">
          <w:t xml:space="preserve">sont lus </w:t>
        </w:r>
      </w:ins>
      <w:r w:rsidRPr="001272CB">
        <w:t xml:space="preserve">aux </w:t>
      </w:r>
      <w:r w:rsidR="00C213F3" w:rsidRPr="001272CB">
        <w:t>différentes</w:t>
      </w:r>
      <w:r w:rsidRPr="001272CB">
        <w:t xml:space="preserve"> </w:t>
      </w:r>
      <w:r w:rsidR="00F14BD7" w:rsidRPr="001272CB">
        <w:t>étapes :</w:t>
      </w:r>
    </w:p>
    <w:p w14:paraId="520777AE" w14:textId="77777777" w:rsidR="00F27062" w:rsidRPr="001272CB" w:rsidRDefault="00F27062" w:rsidP="00825B0A">
      <w:pPr>
        <w:pStyle w:val="Paragraphedeliste"/>
        <w:numPr>
          <w:ilvl w:val="0"/>
          <w:numId w:val="3"/>
        </w:numPr>
        <w:jc w:val="both"/>
      </w:pPr>
      <w:r w:rsidRPr="001272CB">
        <w:t>A l’</w:t>
      </w:r>
      <w:r w:rsidR="005D58B7" w:rsidRPr="001272CB">
        <w:t>étape</w:t>
      </w:r>
      <w:r w:rsidRPr="001272CB">
        <w:t xml:space="preserve"> 1 au niveau de la tension nulle pour </w:t>
      </w:r>
      <w:r w:rsidR="005D58B7" w:rsidRPr="001272CB">
        <w:t>repérer</w:t>
      </w:r>
      <w:r w:rsidRPr="001272CB">
        <w:t xml:space="preserve"> l’offset de l’ADC</w:t>
      </w:r>
    </w:p>
    <w:p w14:paraId="038728CE" w14:textId="483099DF" w:rsidR="00F27062" w:rsidRPr="001272CB" w:rsidRDefault="00F27062" w:rsidP="00825B0A">
      <w:pPr>
        <w:pStyle w:val="Paragraphedeliste"/>
        <w:numPr>
          <w:ilvl w:val="0"/>
          <w:numId w:val="3"/>
        </w:numPr>
        <w:jc w:val="both"/>
      </w:pPr>
      <w:r w:rsidRPr="001272CB">
        <w:lastRenderedPageBreak/>
        <w:t>A l’</w:t>
      </w:r>
      <w:r w:rsidR="005D58B7" w:rsidRPr="001272CB">
        <w:t>étape</w:t>
      </w:r>
      <w:r w:rsidRPr="001272CB">
        <w:t xml:space="preserve"> 0 (</w:t>
      </w:r>
      <w:r w:rsidR="005D58B7" w:rsidRPr="001272CB">
        <w:t>i.e.</w:t>
      </w:r>
      <w:r w:rsidRPr="001272CB">
        <w:t xml:space="preserve"> la tension d’entrée) aux </w:t>
      </w:r>
      <w:r w:rsidR="005D58B7" w:rsidRPr="001272CB">
        <w:t>extrémités</w:t>
      </w:r>
      <w:r w:rsidRPr="001272CB">
        <w:t xml:space="preserve"> </w:t>
      </w:r>
      <w:ins w:id="404" w:author="Joaquim Estopinan" w:date="2019-09-05T19:34:00Z">
        <w:r w:rsidR="006305E5">
          <w:t>de la dynamique d</w:t>
        </w:r>
      </w:ins>
      <w:ins w:id="405" w:author="Joaquim Estopinan" w:date="2019-09-05T19:35:00Z">
        <w:r w:rsidR="006305E5">
          <w:t>’entrée</w:t>
        </w:r>
      </w:ins>
      <w:r w:rsidRPr="001272CB">
        <w:t xml:space="preserve"> pour pouvoir reconstruire </w:t>
      </w:r>
      <w:r w:rsidR="005D58B7" w:rsidRPr="001272CB">
        <w:t>linéairement</w:t>
      </w:r>
      <w:r w:rsidRPr="001272CB">
        <w:t xml:space="preserve"> la rampe virtuelle </w:t>
      </w:r>
      <w:r w:rsidR="005D58B7" w:rsidRPr="001272CB">
        <w:t>nécessaire</w:t>
      </w:r>
    </w:p>
    <w:p w14:paraId="73350B19" w14:textId="77777777" w:rsidR="00F27062" w:rsidRPr="001272CB" w:rsidRDefault="00F27062" w:rsidP="00825B0A">
      <w:pPr>
        <w:pStyle w:val="Paragraphedeliste"/>
        <w:numPr>
          <w:ilvl w:val="0"/>
          <w:numId w:val="3"/>
        </w:numPr>
        <w:jc w:val="both"/>
      </w:pPr>
      <w:r w:rsidRPr="001272CB">
        <w:t>A l’</w:t>
      </w:r>
      <w:r w:rsidR="005D58B7" w:rsidRPr="001272CB">
        <w:t>étape</w:t>
      </w:r>
      <w:r w:rsidRPr="001272CB">
        <w:t xml:space="preserve"> 1 et 2 aux niveaux des positions </w:t>
      </w:r>
      <w:r w:rsidR="005D58B7" w:rsidRPr="001272CB">
        <w:t>théoriques</w:t>
      </w:r>
      <w:r w:rsidRPr="001272CB">
        <w:t xml:space="preserve"> des transitions translates de V</w:t>
      </w:r>
      <w:r w:rsidRPr="001272CB">
        <w:rPr>
          <w:vertAlign w:val="subscript"/>
        </w:rPr>
        <w:t>off</w:t>
      </w:r>
      <w:r w:rsidRPr="001272CB">
        <w:t>.</w:t>
      </w:r>
    </w:p>
    <w:p w14:paraId="54F7BAFD" w14:textId="4042E3E0" w:rsidR="00822124" w:rsidRPr="001272CB" w:rsidRDefault="00F27062" w:rsidP="00CA1499">
      <w:pPr>
        <w:jc w:val="both"/>
      </w:pPr>
      <w:r w:rsidRPr="001272CB">
        <w:t xml:space="preserve">Un zoom a </w:t>
      </w:r>
      <w:r w:rsidR="005D58B7" w:rsidRPr="001272CB">
        <w:t>été</w:t>
      </w:r>
      <w:r w:rsidRPr="001272CB">
        <w:t xml:space="preserve"> effectu</w:t>
      </w:r>
      <w:r w:rsidR="005D58B7" w:rsidRPr="001272CB">
        <w:t>é</w:t>
      </w:r>
      <w:r w:rsidRPr="001272CB">
        <w:t xml:space="preserve"> au niveau d’un saut de codes </w:t>
      </w:r>
      <w:r w:rsidR="00DB4181" w:rsidRPr="001272CB">
        <w:t>d</w:t>
      </w:r>
      <w:r w:rsidR="00DB4181">
        <w:t>û</w:t>
      </w:r>
      <w:r w:rsidR="00DB4181" w:rsidRPr="001272CB">
        <w:t xml:space="preserve"> </w:t>
      </w:r>
      <w:r w:rsidRPr="001272CB">
        <w:t xml:space="preserve">au </w:t>
      </w:r>
      <w:r w:rsidR="005D58B7" w:rsidRPr="002F5011">
        <w:rPr>
          <w:i/>
          <w:iCs/>
        </w:rPr>
        <w:t>mismatch</w:t>
      </w:r>
      <w:r w:rsidRPr="001272CB">
        <w:t xml:space="preserve"> des </w:t>
      </w:r>
      <w:r w:rsidR="005D58B7" w:rsidRPr="001272CB">
        <w:t>capacités</w:t>
      </w:r>
      <w:r w:rsidRPr="001272CB">
        <w:t xml:space="preserve"> mis en </w:t>
      </w:r>
      <w:r w:rsidR="005D58B7" w:rsidRPr="001272CB">
        <w:t>paramètres</w:t>
      </w:r>
      <w:r w:rsidRPr="001272CB">
        <w:t xml:space="preserve">. Il met en </w:t>
      </w:r>
      <w:r w:rsidR="005D58B7" w:rsidRPr="001272CB">
        <w:t>évidence</w:t>
      </w:r>
      <w:r w:rsidRPr="001272CB">
        <w:t xml:space="preserve"> que la courbe reconstruit</w:t>
      </w:r>
      <w:r w:rsidR="00764217">
        <w:t>e</w:t>
      </w:r>
      <w:r w:rsidRPr="001272CB">
        <w:t xml:space="preserve"> (bleu) suit bien la courbe du </w:t>
      </w:r>
      <w:r w:rsidR="005D58B7" w:rsidRPr="001272CB">
        <w:t>modèle</w:t>
      </w:r>
      <w:r w:rsidRPr="001272CB">
        <w:t xml:space="preserve"> (rouge) puisqu’il la superpose.</w:t>
      </w:r>
    </w:p>
    <w:p w14:paraId="3ECD4DF5" w14:textId="64503CF4" w:rsidR="00F27062" w:rsidRPr="001272CB" w:rsidRDefault="00F27062" w:rsidP="00CA1499">
      <w:pPr>
        <w:ind w:firstLine="708"/>
        <w:jc w:val="both"/>
      </w:pPr>
      <w:r w:rsidRPr="001272CB">
        <w:t xml:space="preserve">Cependant, cette </w:t>
      </w:r>
      <w:r w:rsidR="005D58B7" w:rsidRPr="001272CB">
        <w:t>méthode</w:t>
      </w:r>
      <w:r w:rsidRPr="001272CB">
        <w:t xml:space="preserve"> n’est pas </w:t>
      </w:r>
      <w:r w:rsidR="00DB4181" w:rsidRPr="001272CB">
        <w:t>r</w:t>
      </w:r>
      <w:r w:rsidR="00DB4181">
        <w:t>obust</w:t>
      </w:r>
      <w:r w:rsidR="00DB4181" w:rsidRPr="001272CB">
        <w:t xml:space="preserve">e </w:t>
      </w:r>
      <w:r w:rsidRPr="001272CB">
        <w:t>au bruit</w:t>
      </w:r>
      <w:r w:rsidR="00DB4181">
        <w:t xml:space="preserve"> des composants électroniques. Le phénomène </w:t>
      </w:r>
      <w:r w:rsidR="003A46B8">
        <w:t xml:space="preserve">prédominant </w:t>
      </w:r>
      <w:r w:rsidR="003A46B8" w:rsidRPr="001272CB">
        <w:t>est</w:t>
      </w:r>
      <w:r w:rsidR="00DB4181">
        <w:t xml:space="preserve"> une variation de la tension de seuil d</w:t>
      </w:r>
      <w:r w:rsidRPr="001272CB">
        <w:t>es comparateurs</w:t>
      </w:r>
      <w:r w:rsidR="00DB4181">
        <w:t xml:space="preserve">. Cette variation </w:t>
      </w:r>
      <w:r w:rsidRPr="001272CB">
        <w:t>transform</w:t>
      </w:r>
      <w:r w:rsidR="00DB4181">
        <w:t>e</w:t>
      </w:r>
      <w:r w:rsidRPr="001272CB">
        <w:t xml:space="preserve"> une transition </w:t>
      </w:r>
      <w:r w:rsidR="00DB4181">
        <w:t xml:space="preserve">pour une tension fixe </w:t>
      </w:r>
      <w:r w:rsidR="00B543C3" w:rsidRPr="001272CB">
        <w:t>en un</w:t>
      </w:r>
      <w:r w:rsidRPr="001272CB">
        <w:t xml:space="preserve"> lot de transitions proches</w:t>
      </w:r>
      <w:r w:rsidR="00DB4181">
        <w:t xml:space="preserve"> de la tension de seuil attendue</w:t>
      </w:r>
      <w:r w:rsidRPr="001272CB">
        <w:t xml:space="preserve"> </w:t>
      </w:r>
      <w:commentRangeStart w:id="406"/>
      <w:ins w:id="407" w:author="Joaquim Estopinan" w:date="2019-09-06T18:47:00Z">
        <w:r w:rsidR="001E1FE8">
          <w:t xml:space="preserve">Sur la </w:t>
        </w:r>
      </w:ins>
      <w:ins w:id="408" w:author="Joaquim Estopinan" w:date="2019-09-06T18:48:00Z">
        <w:r w:rsidR="001E1FE8" w:rsidRPr="001E1FE8">
          <w:rPr>
            <w:i/>
            <w:iCs/>
            <w:rPrChange w:id="409" w:author="Joaquim Estopinan" w:date="2019-09-06T18:49:00Z">
              <w:rPr/>
            </w:rPrChange>
          </w:rPr>
          <w:t>figure 1</w:t>
        </w:r>
      </w:ins>
      <w:ins w:id="410" w:author="Joaquim Estopinan" w:date="2019-09-07T23:20:00Z">
        <w:r w:rsidR="00764217">
          <w:rPr>
            <w:i/>
            <w:iCs/>
          </w:rPr>
          <w:t>4</w:t>
        </w:r>
      </w:ins>
      <w:ins w:id="411" w:author="Joaquim Estopinan" w:date="2019-09-06T18:48:00Z">
        <w:r w:rsidR="001E1FE8">
          <w:t>, la transition unique attendue pour la première étape à Vref/4 est remplacée par un lot de transition</w:t>
        </w:r>
      </w:ins>
      <w:commentRangeEnd w:id="406"/>
      <w:r w:rsidR="00DB4181">
        <w:rPr>
          <w:rStyle w:val="Marquedecommentaire"/>
        </w:rPr>
        <w:commentReference w:id="406"/>
      </w:r>
      <w:r w:rsidR="00B543C3" w:rsidRPr="001272CB">
        <w:t xml:space="preserve">. Les bruits </w:t>
      </w:r>
      <w:r w:rsidR="00DB4181">
        <w:t>modélisé</w:t>
      </w:r>
      <w:r w:rsidR="00DB4181" w:rsidRPr="001272CB">
        <w:t xml:space="preserve">s </w:t>
      </w:r>
      <w:r w:rsidR="00B543C3" w:rsidRPr="001272CB">
        <w:t>sont ceux sur l</w:t>
      </w:r>
      <w:r w:rsidR="00DB4181">
        <w:t>es tensions de</w:t>
      </w:r>
      <w:r w:rsidR="00B543C3" w:rsidRPr="001272CB">
        <w:t xml:space="preserve"> </w:t>
      </w:r>
      <w:r w:rsidR="005D58B7" w:rsidRPr="001272CB">
        <w:t>référence</w:t>
      </w:r>
      <w:r w:rsidR="00DB4181">
        <w:t xml:space="preserve"> de l’ADC</w:t>
      </w:r>
      <w:r w:rsidR="00764217">
        <w:t>, sur les seuils</w:t>
      </w:r>
      <w:r w:rsidR="00DB4181">
        <w:t xml:space="preserve"> des comparateurs</w:t>
      </w:r>
      <w:r w:rsidR="00B543C3" w:rsidRPr="001272CB">
        <w:t xml:space="preserve"> et le bruit en kTC. </w:t>
      </w:r>
      <w:r w:rsidR="000146C1">
        <w:t>U</w:t>
      </w:r>
      <w:r w:rsidR="000146C1" w:rsidRPr="001272CB">
        <w:t xml:space="preserve">ne étape de </w:t>
      </w:r>
      <w:r w:rsidR="000146C1">
        <w:t>« </w:t>
      </w:r>
      <w:r w:rsidR="000146C1" w:rsidRPr="001272CB">
        <w:t>débruitage</w:t>
      </w:r>
      <w:r w:rsidR="000146C1">
        <w:t> »</w:t>
      </w:r>
      <w:r w:rsidR="000146C1" w:rsidRPr="001272CB">
        <w:t xml:space="preserve"> </w:t>
      </w:r>
      <w:r w:rsidR="000146C1">
        <w:t xml:space="preserve">est ajoutée à </w:t>
      </w:r>
      <w:r w:rsidR="00B543C3" w:rsidRPr="001272CB">
        <w:t xml:space="preserve">cette </w:t>
      </w:r>
      <w:r w:rsidR="005D58B7" w:rsidRPr="001272CB">
        <w:t>méthode</w:t>
      </w:r>
      <w:r w:rsidR="00B543C3" w:rsidRPr="001272CB">
        <w:t xml:space="preserve"> d’estimation de gains</w:t>
      </w:r>
      <w:r w:rsidR="000146C1" w:rsidRPr="000146C1">
        <w:t xml:space="preserve"> </w:t>
      </w:r>
      <w:r w:rsidR="000146C1">
        <w:t>p</w:t>
      </w:r>
      <w:r w:rsidR="000146C1" w:rsidRPr="001272CB">
        <w:t xml:space="preserve">our </w:t>
      </w:r>
      <w:r w:rsidR="000146C1">
        <w:t xml:space="preserve">améliorer sa précision face </w:t>
      </w:r>
      <w:r w:rsidR="000146C1" w:rsidRPr="001272CB">
        <w:t>au bruit</w:t>
      </w:r>
      <w:r w:rsidR="000146C1">
        <w:t>.</w:t>
      </w:r>
    </w:p>
    <w:p w14:paraId="653485DF" w14:textId="77777777" w:rsidR="00B543C3" w:rsidRPr="001272CB" w:rsidRDefault="00B543C3" w:rsidP="00825B0A">
      <w:pPr>
        <w:jc w:val="both"/>
      </w:pPr>
    </w:p>
    <w:p w14:paraId="2B009BFF" w14:textId="77777777" w:rsidR="00B543C3" w:rsidRPr="001272CB" w:rsidRDefault="00B543C3" w:rsidP="00825B0A">
      <w:pPr>
        <w:pStyle w:val="Titre3"/>
        <w:jc w:val="both"/>
        <w:rPr>
          <w:lang w:val="fr-FR"/>
        </w:rPr>
      </w:pPr>
      <w:bookmarkStart w:id="412" w:name="_Toc18682590"/>
      <w:r w:rsidRPr="001272CB">
        <w:rPr>
          <w:lang w:val="fr-FR"/>
        </w:rPr>
        <w:t>Prise en compte du bruit</w:t>
      </w:r>
      <w:bookmarkEnd w:id="412"/>
    </w:p>
    <w:p w14:paraId="516D5343" w14:textId="024A9877" w:rsidR="00356068" w:rsidRPr="001272CB" w:rsidRDefault="001E1FE8" w:rsidP="00F14BD7">
      <w:pPr>
        <w:ind w:left="360" w:firstLine="348"/>
        <w:jc w:val="both"/>
      </w:pPr>
      <w:r>
        <w:t>L</w:t>
      </w:r>
      <w:r w:rsidR="00356068" w:rsidRPr="001272CB">
        <w:t xml:space="preserve">a </w:t>
      </w:r>
      <w:r w:rsidR="005D58B7" w:rsidRPr="001272CB">
        <w:t>stratégie</w:t>
      </w:r>
      <w:r w:rsidR="00356068" w:rsidRPr="001272CB">
        <w:t xml:space="preserve"> </w:t>
      </w:r>
      <w:r w:rsidR="005D58B7" w:rsidRPr="001272CB">
        <w:t>adoptée</w:t>
      </w:r>
      <w:r w:rsidR="00356068" w:rsidRPr="001272CB">
        <w:t xml:space="preserve"> pour </w:t>
      </w:r>
      <w:r w:rsidR="005D58B7" w:rsidRPr="001272CB">
        <w:t>débruiter</w:t>
      </w:r>
      <w:r w:rsidR="00356068" w:rsidRPr="001272CB">
        <w:t xml:space="preserve"> les transitions</w:t>
      </w:r>
      <w:ins w:id="413" w:author="Joaquim Estopinan" w:date="2019-09-06T18:50:00Z">
        <w:r>
          <w:t xml:space="preserve"> peut être décomposée</w:t>
        </w:r>
      </w:ins>
      <w:ins w:id="414" w:author="Joaquim Estopinan" w:date="2019-09-06T18:51:00Z">
        <w:r>
          <w:t xml:space="preserve"> de la manière suivante</w:t>
        </w:r>
      </w:ins>
      <w:r w:rsidR="00356068" w:rsidRPr="001272CB">
        <w:t xml:space="preserve"> :</w:t>
      </w:r>
    </w:p>
    <w:p w14:paraId="6A201212" w14:textId="35D3C7CC" w:rsidR="00356068" w:rsidRPr="001272CB" w:rsidRDefault="00356068" w:rsidP="00F14BD7">
      <w:pPr>
        <w:pStyle w:val="Paragraphedeliste"/>
        <w:numPr>
          <w:ilvl w:val="0"/>
          <w:numId w:val="3"/>
        </w:numPr>
        <w:jc w:val="both"/>
      </w:pPr>
      <w:r w:rsidRPr="001272CB">
        <w:t xml:space="preserve">Pour chaque </w:t>
      </w:r>
      <w:r w:rsidR="005D58B7" w:rsidRPr="001272CB">
        <w:t>étape</w:t>
      </w:r>
      <w:r w:rsidRPr="001272CB">
        <w:t xml:space="preserve">, des intervalles de recherche </w:t>
      </w:r>
      <w:ins w:id="415" w:author="Joaquim Estopinan" w:date="2019-09-06T18:51:00Z">
        <w:r w:rsidR="001E1FE8">
          <w:t xml:space="preserve">sont formés </w:t>
        </w:r>
      </w:ins>
      <w:r w:rsidRPr="001272CB">
        <w:t xml:space="preserve">pour chaque transition </w:t>
      </w:r>
      <w:r w:rsidR="005D58B7" w:rsidRPr="001272CB">
        <w:t>théorique</w:t>
      </w:r>
      <w:r w:rsidRPr="001272CB">
        <w:t xml:space="preserve"> attendue.</w:t>
      </w:r>
    </w:p>
    <w:p w14:paraId="6B62297C" w14:textId="13B272F9" w:rsidR="00A1426F" w:rsidRPr="001272CB" w:rsidRDefault="00356068" w:rsidP="00F14BD7">
      <w:pPr>
        <w:pStyle w:val="Paragraphedeliste"/>
        <w:numPr>
          <w:ilvl w:val="0"/>
          <w:numId w:val="3"/>
        </w:numPr>
        <w:jc w:val="both"/>
      </w:pPr>
      <w:r w:rsidRPr="001272CB">
        <w:t>Une fois ces intervalles form</w:t>
      </w:r>
      <w:r w:rsidR="001E1FE8">
        <w:t>é</w:t>
      </w:r>
      <w:r w:rsidRPr="001272CB">
        <w:t xml:space="preserve">s, la sortie </w:t>
      </w:r>
      <w:ins w:id="416" w:author="Joaquim Estopinan" w:date="2019-09-06T19:42:00Z">
        <w:r w:rsidR="0003016D">
          <w:t xml:space="preserve">numérique </w:t>
        </w:r>
      </w:ins>
      <w:r w:rsidRPr="001272CB">
        <w:t>de l’</w:t>
      </w:r>
      <w:r w:rsidR="005D58B7" w:rsidRPr="001272CB">
        <w:t>étape</w:t>
      </w:r>
      <w:r w:rsidRPr="001272CB">
        <w:t xml:space="preserve"> </w:t>
      </w:r>
      <w:r w:rsidR="006352DC">
        <w:t xml:space="preserve">correspondante </w:t>
      </w:r>
      <w:ins w:id="417" w:author="Joaquim Estopinan" w:date="2019-09-06T19:05:00Z">
        <w:r w:rsidR="006352DC">
          <w:t xml:space="preserve">est surveillée </w:t>
        </w:r>
      </w:ins>
      <w:r w:rsidRPr="001272CB">
        <w:t>et toutes</w:t>
      </w:r>
      <w:r w:rsidR="00A1426F" w:rsidRPr="001272CB">
        <w:t xml:space="preserve"> les transitions intervenantes</w:t>
      </w:r>
      <w:ins w:id="418" w:author="Joaquim Estopinan" w:date="2019-09-06T19:05:00Z">
        <w:r w:rsidR="006352DC">
          <w:t xml:space="preserve"> </w:t>
        </w:r>
      </w:ins>
      <w:ins w:id="419" w:author="Joaquim Estopinan" w:date="2019-09-07T23:24:00Z">
        <w:r w:rsidR="00764217" w:rsidRPr="001272CB">
          <w:t xml:space="preserve">dans chaque intervalle </w:t>
        </w:r>
      </w:ins>
      <w:ins w:id="420" w:author="Joaquim Estopinan" w:date="2019-09-06T19:05:00Z">
        <w:r w:rsidR="006352DC">
          <w:t>sont</w:t>
        </w:r>
      </w:ins>
      <w:ins w:id="421" w:author="Joaquim Estopinan" w:date="2019-09-06T19:06:00Z">
        <w:r w:rsidR="006352DC">
          <w:t xml:space="preserve"> enregistrées</w:t>
        </w:r>
      </w:ins>
      <w:r w:rsidR="00A1426F" w:rsidRPr="001272CB">
        <w:t>.</w:t>
      </w:r>
    </w:p>
    <w:p w14:paraId="2FDE57EF" w14:textId="545AC22C" w:rsidR="00A1426F" w:rsidRPr="001272CB" w:rsidRDefault="006352DC" w:rsidP="00F14BD7">
      <w:pPr>
        <w:pStyle w:val="Paragraphedeliste"/>
        <w:numPr>
          <w:ilvl w:val="0"/>
          <w:numId w:val="3"/>
        </w:numPr>
        <w:jc w:val="both"/>
      </w:pPr>
      <w:r>
        <w:t>Pour</w:t>
      </w:r>
      <w:r w:rsidR="00356068" w:rsidRPr="001272CB">
        <w:t xml:space="preserve"> chaque intervalle</w:t>
      </w:r>
      <w:r>
        <w:t>,</w:t>
      </w:r>
      <w:r w:rsidR="00356068" w:rsidRPr="001272CB">
        <w:t xml:space="preserve"> </w:t>
      </w:r>
      <w:r>
        <w:t xml:space="preserve">seule </w:t>
      </w:r>
      <w:r w:rsidR="00356068" w:rsidRPr="001272CB">
        <w:t>la tr</w:t>
      </w:r>
      <w:r w:rsidR="00A1426F" w:rsidRPr="001272CB">
        <w:t xml:space="preserve">ansition </w:t>
      </w:r>
      <w:r w:rsidR="00CF2A98" w:rsidRPr="001272CB">
        <w:t>médiane</w:t>
      </w:r>
      <w:r w:rsidR="00A1426F" w:rsidRPr="001272CB">
        <w:t xml:space="preserve"> du lot </w:t>
      </w:r>
      <w:r w:rsidR="00CF2A98" w:rsidRPr="001272CB">
        <w:t>repéré</w:t>
      </w:r>
      <w:ins w:id="422" w:author="Joaquim Estopinan" w:date="2019-09-06T19:06:00Z">
        <w:r>
          <w:t xml:space="preserve"> es</w:t>
        </w:r>
      </w:ins>
      <w:ins w:id="423" w:author="Joaquim Estopinan" w:date="2019-09-06T19:07:00Z">
        <w:r>
          <w:t>t gardée</w:t>
        </w:r>
      </w:ins>
      <w:r w:rsidR="00A1426F" w:rsidRPr="001272CB">
        <w:t>.</w:t>
      </w:r>
    </w:p>
    <w:p w14:paraId="7FE03639" w14:textId="31761BD9" w:rsidR="00A1426F" w:rsidRPr="001272CB" w:rsidRDefault="00356068" w:rsidP="00F14BD7">
      <w:pPr>
        <w:pStyle w:val="Paragraphedeliste"/>
        <w:jc w:val="both"/>
      </w:pPr>
      <w:r w:rsidRPr="001272CB">
        <w:t xml:space="preserve">De cette </w:t>
      </w:r>
      <w:r w:rsidR="00CF2A98" w:rsidRPr="001272CB">
        <w:t>manière</w:t>
      </w:r>
      <w:r w:rsidRPr="001272CB">
        <w:t xml:space="preserve">, </w:t>
      </w:r>
      <w:ins w:id="424" w:author="Joaquim Estopinan" w:date="2019-09-06T19:07:00Z">
        <w:r w:rsidR="006352DC">
          <w:t>le</w:t>
        </w:r>
      </w:ins>
      <w:r w:rsidRPr="001272CB">
        <w:t xml:space="preserve"> nombre </w:t>
      </w:r>
      <w:r w:rsidR="00CF2A98" w:rsidRPr="001272CB">
        <w:t>théorique</w:t>
      </w:r>
      <w:r w:rsidRPr="001272CB">
        <w:t xml:space="preserve"> de transitons correctement </w:t>
      </w:r>
      <w:r w:rsidR="00CF2A98" w:rsidRPr="001272CB">
        <w:t>identifiées</w:t>
      </w:r>
      <w:r w:rsidR="00A1426F" w:rsidRPr="001272CB">
        <w:t xml:space="preserve"> pour chaque </w:t>
      </w:r>
      <w:r w:rsidR="00CF2A98" w:rsidRPr="001272CB">
        <w:t>étape</w:t>
      </w:r>
      <w:ins w:id="425" w:author="Joaquim Estopinan" w:date="2019-09-06T19:07:00Z">
        <w:r w:rsidR="006352DC">
          <w:t xml:space="preserve"> est retrouvé</w:t>
        </w:r>
      </w:ins>
      <w:r w:rsidR="00A1426F" w:rsidRPr="001272CB">
        <w:t>.</w:t>
      </w:r>
    </w:p>
    <w:p w14:paraId="578D3712" w14:textId="1B55B07E" w:rsidR="00B543C3" w:rsidRPr="001272CB" w:rsidRDefault="006352DC" w:rsidP="00F14BD7">
      <w:pPr>
        <w:jc w:val="both"/>
      </w:pPr>
      <w:ins w:id="426" w:author="Joaquim Estopinan" w:date="2019-09-06T19:08:00Z">
        <w:r>
          <w:t xml:space="preserve">Il est alors possible de repérer les gains comme avant, </w:t>
        </w:r>
      </w:ins>
      <w:r w:rsidR="00356068" w:rsidRPr="001272CB">
        <w:t xml:space="preserve">avec cette fois un </w:t>
      </w:r>
      <w:r w:rsidR="00CF2A98" w:rsidRPr="001272CB">
        <w:t>modèle</w:t>
      </w:r>
      <w:r w:rsidR="00356068" w:rsidRPr="001272CB">
        <w:t xml:space="preserve"> bruit</w:t>
      </w:r>
      <w:r w:rsidR="002F5011">
        <w:t>é</w:t>
      </w:r>
      <w:r w:rsidR="00356068" w:rsidRPr="001272CB">
        <w:t>.</w:t>
      </w:r>
    </w:p>
    <w:p w14:paraId="5F868BDF" w14:textId="2E37E6D2" w:rsidR="00A1426F" w:rsidRPr="001272CB" w:rsidRDefault="00A1426F" w:rsidP="00F14BD7">
      <w:pPr>
        <w:ind w:firstLine="708"/>
        <w:jc w:val="both"/>
      </w:pPr>
      <w:r w:rsidRPr="001272CB">
        <w:t xml:space="preserve">En pratique, </w:t>
      </w:r>
      <w:ins w:id="427" w:author="Joaquim Estopinan" w:date="2019-09-06T19:09:00Z">
        <w:r w:rsidR="006352DC">
          <w:t>seules</w:t>
        </w:r>
      </w:ins>
      <w:r w:rsidRPr="001272CB">
        <w:t xml:space="preserve"> les transitions </w:t>
      </w:r>
      <w:r w:rsidR="00CF2A98" w:rsidRPr="001272CB">
        <w:t>observées</w:t>
      </w:r>
      <w:r w:rsidRPr="001272CB">
        <w:t xml:space="preserve"> lors des deux </w:t>
      </w:r>
      <w:r w:rsidR="00CF2A98" w:rsidRPr="001272CB">
        <w:t>premières</w:t>
      </w:r>
      <w:r w:rsidRPr="001272CB">
        <w:t xml:space="preserve"> </w:t>
      </w:r>
      <w:r w:rsidR="00CF2A98" w:rsidRPr="001272CB">
        <w:t>étapes</w:t>
      </w:r>
      <w:ins w:id="428" w:author="Joaquim Estopinan" w:date="2019-09-06T19:09:00Z">
        <w:r w:rsidR="006352DC">
          <w:t xml:space="preserve"> sont débruitées</w:t>
        </w:r>
      </w:ins>
      <w:r w:rsidRPr="001272CB">
        <w:t xml:space="preserve"> car c’est elles qui contiennent toute </w:t>
      </w:r>
      <w:r w:rsidR="00CA1499" w:rsidRPr="001272CB">
        <w:t>l’information d</w:t>
      </w:r>
      <w:r w:rsidR="006352DC">
        <w:t>’intérêt</w:t>
      </w:r>
      <w:r w:rsidR="00CA1499" w:rsidRPr="001272CB">
        <w:t xml:space="preserve">. </w:t>
      </w:r>
      <w:r w:rsidRPr="001272CB">
        <w:t xml:space="preserve">Pour la </w:t>
      </w:r>
      <w:r w:rsidR="00CF2A98" w:rsidRPr="001272CB">
        <w:t>première</w:t>
      </w:r>
      <w:r w:rsidRPr="001272CB">
        <w:t xml:space="preserve"> </w:t>
      </w:r>
      <w:r w:rsidR="00CF2A98" w:rsidRPr="001272CB">
        <w:t>étape</w:t>
      </w:r>
      <w:r w:rsidRPr="001272CB">
        <w:t>, les deux intervalles de recherc</w:t>
      </w:r>
      <w:r w:rsidR="00CA1499" w:rsidRPr="001272CB">
        <w:t>he sont [-Vref;0] et [</w:t>
      </w:r>
      <w:proofErr w:type="gramStart"/>
      <w:r w:rsidR="00CA1499" w:rsidRPr="001272CB">
        <w:t>0;+</w:t>
      </w:r>
      <w:proofErr w:type="gramEnd"/>
      <w:r w:rsidR="00CA1499" w:rsidRPr="001272CB">
        <w:t xml:space="preserve">Vref]. </w:t>
      </w:r>
      <w:r w:rsidRPr="001272CB">
        <w:t xml:space="preserve">Pour la seconde </w:t>
      </w:r>
      <w:r w:rsidR="00CF2A98" w:rsidRPr="001272CB">
        <w:t>étape</w:t>
      </w:r>
      <w:r w:rsidRPr="001272CB">
        <w:t xml:space="preserve">, ils sont </w:t>
      </w:r>
      <w:r w:rsidR="00CF2A98" w:rsidRPr="001272CB">
        <w:t>déterminés</w:t>
      </w:r>
      <w:r w:rsidRPr="001272CB">
        <w:t xml:space="preserve"> en fonction des positions </w:t>
      </w:r>
      <w:r w:rsidR="00CF2A98" w:rsidRPr="001272CB">
        <w:t>trouvées</w:t>
      </w:r>
      <w:r w:rsidRPr="001272CB">
        <w:t xml:space="preserve"> lors de l’</w:t>
      </w:r>
      <w:r w:rsidR="00CF2A98" w:rsidRPr="001272CB">
        <w:t>étape</w:t>
      </w:r>
      <w:r w:rsidR="00CA1499" w:rsidRPr="001272CB">
        <w:t xml:space="preserve"> 1</w:t>
      </w:r>
      <w:r w:rsidRPr="001272CB">
        <w:t xml:space="preserve"> </w:t>
      </w:r>
      <w:ins w:id="429" w:author="Joaquim Estopinan" w:date="2019-09-06T19:10:00Z">
        <w:r w:rsidR="006352DC">
          <w:t xml:space="preserve">(voir </w:t>
        </w:r>
        <w:r w:rsidR="006352DC" w:rsidRPr="006352DC">
          <w:rPr>
            <w:i/>
            <w:iCs/>
            <w:rPrChange w:id="430" w:author="Joaquim Estopinan" w:date="2019-09-06T19:10:00Z">
              <w:rPr/>
            </w:rPrChange>
          </w:rPr>
          <w:t>figure 1</w:t>
        </w:r>
      </w:ins>
      <w:ins w:id="431" w:author="Joaquim Estopinan" w:date="2019-09-07T23:25:00Z">
        <w:r w:rsidR="00764217">
          <w:rPr>
            <w:i/>
            <w:iCs/>
          </w:rPr>
          <w:t>4</w:t>
        </w:r>
      </w:ins>
      <w:ins w:id="432" w:author="Joaquim Estopinan" w:date="2019-09-06T19:10:00Z">
        <w:r w:rsidR="006352DC">
          <w:t>).</w:t>
        </w:r>
      </w:ins>
    </w:p>
    <w:p w14:paraId="47B0DE27" w14:textId="77777777" w:rsidR="00A1426F" w:rsidRPr="001272CB" w:rsidRDefault="00A1426F" w:rsidP="00CF2A98">
      <w:pPr>
        <w:keepNext/>
        <w:jc w:val="center"/>
      </w:pPr>
      <w:r w:rsidRPr="001272CB">
        <w:rPr>
          <w:noProof/>
          <w:lang w:eastAsia="fr-FR"/>
        </w:rPr>
        <w:lastRenderedPageBreak/>
        <w:drawing>
          <wp:inline distT="0" distB="0" distL="0" distR="0" wp14:anchorId="15C8B5EA" wp14:editId="4FF79C43">
            <wp:extent cx="3683480" cy="339514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0917" cy="3402004"/>
                    </a:xfrm>
                    <a:prstGeom prst="rect">
                      <a:avLst/>
                    </a:prstGeom>
                    <a:noFill/>
                  </pic:spPr>
                </pic:pic>
              </a:graphicData>
            </a:graphic>
          </wp:inline>
        </w:drawing>
      </w:r>
    </w:p>
    <w:p w14:paraId="67474679" w14:textId="1FFA0668" w:rsidR="00A1426F" w:rsidRPr="001272CB" w:rsidRDefault="00A1426F" w:rsidP="00CA1499">
      <w:pPr>
        <w:pStyle w:val="Lgende"/>
      </w:pPr>
      <w:r w:rsidRPr="001272CB">
        <w:t xml:space="preserve">Figure </w:t>
      </w:r>
      <w:fldSimple w:instr=" SEQ Figure \* ARABIC ">
        <w:ins w:id="433" w:author="Joaquim Estopinan" w:date="2019-09-07T23:26:00Z">
          <w:r w:rsidR="00F81FF5">
            <w:t>14</w:t>
          </w:r>
        </w:ins>
      </w:fldSimple>
      <w:r w:rsidRPr="001272CB">
        <w:t xml:space="preserve"> : 1er et 2nd résidus avec bruit sur la position des comparateurs</w:t>
      </w:r>
    </w:p>
    <w:p w14:paraId="346774A9" w14:textId="77777777" w:rsidR="00A34ADB" w:rsidRPr="001272CB" w:rsidRDefault="00CF2A98" w:rsidP="00825B0A">
      <w:pPr>
        <w:pStyle w:val="Titre3"/>
        <w:jc w:val="both"/>
        <w:rPr>
          <w:lang w:val="fr-FR"/>
        </w:rPr>
      </w:pPr>
      <w:bookmarkStart w:id="434" w:name="_Toc18682591"/>
      <w:r w:rsidRPr="001272CB">
        <w:rPr>
          <w:lang w:val="fr-FR"/>
        </w:rPr>
        <w:t>Résultats</w:t>
      </w:r>
      <w:bookmarkEnd w:id="434"/>
    </w:p>
    <w:p w14:paraId="7FF35606" w14:textId="715A0234" w:rsidR="00846720" w:rsidDel="004B6DB8" w:rsidRDefault="00A50023" w:rsidP="00CF01A7">
      <w:pPr>
        <w:ind w:firstLine="708"/>
        <w:jc w:val="both"/>
        <w:rPr>
          <w:del w:id="435" w:author="Joaquim Estopinan" w:date="2019-09-06T19:28:00Z"/>
        </w:rPr>
      </w:pPr>
      <w:commentRangeStart w:id="436"/>
      <w:del w:id="437" w:author="Joaquim Estopinan" w:date="2019-09-06T19:28:00Z">
        <w:r w:rsidRPr="001272CB" w:rsidDel="004B6DB8">
          <w:delText>Voici</w:delText>
        </w:r>
        <w:commentRangeEnd w:id="436"/>
        <w:r w:rsidR="000146C1" w:rsidDel="004B6DB8">
          <w:rPr>
            <w:rStyle w:val="Marquedecommentaire"/>
          </w:rPr>
          <w:commentReference w:id="436"/>
        </w:r>
        <w:r w:rsidRPr="001272CB" w:rsidDel="004B6DB8">
          <w:delText xml:space="preserve"> un premier </w:delText>
        </w:r>
        <w:r w:rsidR="00CF2A98" w:rsidRPr="001272CB" w:rsidDel="004B6DB8">
          <w:delText>résultat</w:delText>
        </w:r>
        <w:r w:rsidRPr="001272CB" w:rsidDel="004B6DB8">
          <w:delText xml:space="preserve"> </w:delText>
        </w:r>
        <w:r w:rsidR="00CF2A98" w:rsidRPr="001272CB" w:rsidDel="004B6DB8">
          <w:delText>représentatif</w:delText>
        </w:r>
        <w:r w:rsidRPr="001272CB" w:rsidDel="004B6DB8">
          <w:delText xml:space="preserve"> </w:delText>
        </w:r>
        <w:r w:rsidR="002F5011" w:rsidRPr="001272CB" w:rsidDel="004B6DB8">
          <w:delText>obtenu :</w:delText>
        </w:r>
      </w:del>
    </w:p>
    <w:p w14:paraId="75AFB906" w14:textId="53490CA3" w:rsidR="004B6DB8" w:rsidRDefault="004B6DB8" w:rsidP="00CF01A7">
      <w:pPr>
        <w:ind w:firstLine="708"/>
        <w:jc w:val="both"/>
        <w:rPr>
          <w:ins w:id="439" w:author="Joaquim Estopinan" w:date="2019-09-06T19:29:00Z"/>
        </w:rPr>
      </w:pPr>
      <w:ins w:id="440" w:author="Joaquim Estopinan" w:date="2019-09-06T19:29:00Z">
        <w:r>
          <w:t xml:space="preserve">La </w:t>
        </w:r>
        <w:r w:rsidRPr="00F81FF5">
          <w:rPr>
            <w:i/>
            <w:iCs/>
          </w:rPr>
          <w:t>figure 1</w:t>
        </w:r>
      </w:ins>
      <w:ins w:id="441" w:author="Joaquim Estopinan" w:date="2019-09-07T23:27:00Z">
        <w:r w:rsidR="00F81FF5" w:rsidRPr="00F81FF5">
          <w:rPr>
            <w:i/>
            <w:iCs/>
          </w:rPr>
          <w:t>5</w:t>
        </w:r>
      </w:ins>
      <w:ins w:id="442" w:author="Joaquim Estopinan" w:date="2019-09-06T19:29:00Z">
        <w:r>
          <w:t xml:space="preserve"> représente les performances de l’ADC obtenues par simulation du modèle comportemental (courbe rouge) et les performances estimées à partir de la méthode de reconstruction analogique proposée</w:t>
        </w:r>
      </w:ins>
      <w:ins w:id="443" w:author="Joaquim Estopinan" w:date="2019-09-07T23:26:00Z">
        <w:r w:rsidR="00F81FF5">
          <w:t xml:space="preserve"> (courbe bleue)</w:t>
        </w:r>
      </w:ins>
      <w:ins w:id="444" w:author="Joaquim Estopinan" w:date="2019-09-06T19:29:00Z">
        <w:r>
          <w:t>.</w:t>
        </w:r>
      </w:ins>
    </w:p>
    <w:p w14:paraId="60CB6B91" w14:textId="319EEF72" w:rsidR="004B6DB8" w:rsidRPr="001272CB" w:rsidRDefault="004B6DB8" w:rsidP="00CF01A7">
      <w:pPr>
        <w:ind w:firstLine="708"/>
        <w:jc w:val="both"/>
        <w:rPr>
          <w:ins w:id="445" w:author="Joaquim Estopinan" w:date="2019-09-06T19:28:00Z"/>
        </w:rPr>
      </w:pPr>
      <w:ins w:id="446" w:author="Joaquim Estopinan" w:date="2019-09-06T19:29:00Z">
        <w:r>
          <w:t xml:space="preserve">La comparaison se fait toujours </w:t>
        </w:r>
      </w:ins>
      <w:ins w:id="447" w:author="Joaquim Estopinan" w:date="2019-09-06T19:30:00Z">
        <w:r>
          <w:t>entre les performances d’un modèle simulé (qui sert de référence) et l’estimation</w:t>
        </w:r>
      </w:ins>
      <w:ins w:id="448" w:author="Joaquim Estopinan" w:date="2019-09-06T19:31:00Z">
        <w:r>
          <w:t xml:space="preserve"> de ces performances par la méthode mises en place.</w:t>
        </w:r>
      </w:ins>
    </w:p>
    <w:p w14:paraId="35383431" w14:textId="77777777" w:rsidR="00111580" w:rsidRPr="001272CB" w:rsidRDefault="00CF2A98" w:rsidP="00CF2A98">
      <w:pPr>
        <w:jc w:val="center"/>
      </w:pPr>
      <w:r w:rsidRPr="001272CB">
        <w:rPr>
          <w:noProof/>
          <w:lang w:eastAsia="fr-FR"/>
        </w:rPr>
        <w:drawing>
          <wp:inline distT="0" distB="0" distL="0" distR="0" wp14:anchorId="69329067" wp14:editId="53DAA5FE">
            <wp:extent cx="5391150" cy="3095514"/>
            <wp:effectExtent l="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4420" cy="3097391"/>
                    </a:xfrm>
                    <a:prstGeom prst="rect">
                      <a:avLst/>
                    </a:prstGeom>
                  </pic:spPr>
                </pic:pic>
              </a:graphicData>
            </a:graphic>
          </wp:inline>
        </w:drawing>
      </w:r>
    </w:p>
    <w:p w14:paraId="48371A23" w14:textId="2345927B" w:rsidR="00696CA4" w:rsidRPr="001272CB" w:rsidRDefault="00111580" w:rsidP="00825B0A">
      <w:pPr>
        <w:pStyle w:val="Lgende"/>
        <w:jc w:val="both"/>
      </w:pPr>
      <w:r w:rsidRPr="001272CB">
        <w:t xml:space="preserve">Figure </w:t>
      </w:r>
      <w:fldSimple w:instr=" SEQ Figure \* ARABIC "/>
      <w:ins w:id="449" w:author="Joaquim Estopinan" w:date="2019-09-07T23:27:00Z">
        <w:r w:rsidR="00F81FF5">
          <w:rPr>
            <w:noProof/>
          </w:rPr>
          <w:t>15</w:t>
        </w:r>
      </w:ins>
      <w:r w:rsidRPr="001272CB">
        <w:t xml:space="preserve"> : DNL &amp; INL </w:t>
      </w:r>
      <w:r w:rsidRPr="001272CB">
        <w:tab/>
        <w:t xml:space="preserve">- Bruit sur la position des seuils = 6 </w:t>
      </w:r>
      <w:proofErr w:type="gramStart"/>
      <w:r w:rsidRPr="001272CB">
        <w:t>mV ,</w:t>
      </w:r>
      <w:proofErr w:type="gramEnd"/>
      <w:r w:rsidRPr="001272CB">
        <w:t xml:space="preserve">  Bruit sur la réf. &amp; l’offset = 5e-5V ,  Offset = 4mV </w:t>
      </w:r>
      <w:r w:rsidRPr="001272CB">
        <w:tab/>
      </w:r>
      <w:r w:rsidRPr="001272CB">
        <w:tab/>
      </w:r>
      <w:r w:rsidRPr="001272CB">
        <w:tab/>
      </w:r>
      <w:r w:rsidR="00CA1499" w:rsidRPr="001272CB">
        <w:tab/>
      </w:r>
      <w:r w:rsidRPr="001272CB">
        <w:t>- Taille C = 10fF 0,5-0,9% d’erreur</w:t>
      </w:r>
    </w:p>
    <w:p w14:paraId="04F27E7F" w14:textId="236D86C7" w:rsidR="00A50023" w:rsidRPr="001272CB" w:rsidRDefault="00696CA4" w:rsidP="00CF01A7">
      <w:pPr>
        <w:ind w:firstLine="708"/>
        <w:jc w:val="both"/>
      </w:pPr>
      <w:r w:rsidRPr="001272CB">
        <w:lastRenderedPageBreak/>
        <w:t xml:space="preserve">Sur cette simulation </w:t>
      </w:r>
      <w:r w:rsidR="006276E4" w:rsidRPr="001272CB">
        <w:t>d</w:t>
      </w:r>
      <w:r w:rsidR="006276E4">
        <w:t>’un</w:t>
      </w:r>
      <w:r w:rsidR="006276E4" w:rsidRPr="001272CB">
        <w:t xml:space="preserve"> </w:t>
      </w:r>
      <w:r w:rsidR="00CF2A98" w:rsidRPr="001272CB">
        <w:t>modèle</w:t>
      </w:r>
      <w:r w:rsidRPr="001272CB">
        <w:t xml:space="preserve"> bruit</w:t>
      </w:r>
      <w:r w:rsidR="002F5011">
        <w:t>é</w:t>
      </w:r>
      <w:r w:rsidRPr="001272CB">
        <w:t xml:space="preserve">, </w:t>
      </w:r>
      <w:r w:rsidR="00CF2A98" w:rsidRPr="001272CB">
        <w:t>la courbe bleue</w:t>
      </w:r>
      <w:r w:rsidRPr="001272CB">
        <w:t xml:space="preserve"> </w:t>
      </w:r>
      <w:r w:rsidR="006276E4">
        <w:t xml:space="preserve">représente l’INL de l’ADC </w:t>
      </w:r>
      <w:r w:rsidRPr="001272CB">
        <w:t>reconstruit</w:t>
      </w:r>
      <w:r w:rsidR="006276E4">
        <w:t xml:space="preserve"> avec l’algorithme </w:t>
      </w:r>
      <w:r w:rsidR="00C47640">
        <w:t>et la courbe rouge, l’INL obtenu par la simulation du modèle bruité.</w:t>
      </w:r>
      <w:r w:rsidRPr="001272CB">
        <w:t xml:space="preserve"> </w:t>
      </w:r>
      <w:r w:rsidR="006352DC">
        <w:t xml:space="preserve">La courbe bleue </w:t>
      </w:r>
      <w:r w:rsidRPr="001272CB">
        <w:t xml:space="preserve">suit </w:t>
      </w:r>
      <w:r w:rsidR="00CF2A98" w:rsidRPr="001272CB">
        <w:t>très</w:t>
      </w:r>
      <w:r w:rsidRPr="001272CB">
        <w:t xml:space="preserve"> bien l’INL du </w:t>
      </w:r>
      <w:r w:rsidR="00CF2A98" w:rsidRPr="001272CB">
        <w:t>modèle</w:t>
      </w:r>
      <w:r w:rsidRPr="001272CB">
        <w:t xml:space="preserve"> rouge. La </w:t>
      </w:r>
      <w:r w:rsidR="00CF2A98" w:rsidRPr="001272CB">
        <w:t>légère</w:t>
      </w:r>
      <w:r w:rsidRPr="001272CB">
        <w:t xml:space="preserve"> erreur entre les deux courbes est </w:t>
      </w:r>
      <w:r w:rsidR="00CF2A98" w:rsidRPr="001272CB">
        <w:t>négligeable</w:t>
      </w:r>
      <w:r w:rsidRPr="001272CB">
        <w:t xml:space="preserve"> pour </w:t>
      </w:r>
      <w:r w:rsidR="00CF2A98" w:rsidRPr="001272CB">
        <w:t>caractériser</w:t>
      </w:r>
      <w:r w:rsidRPr="001272CB">
        <w:t xml:space="preserve"> de </w:t>
      </w:r>
      <w:r w:rsidR="00CF2A98" w:rsidRPr="001272CB">
        <w:t>manière</w:t>
      </w:r>
      <w:r w:rsidRPr="001272CB">
        <w:t xml:space="preserve"> globale la </w:t>
      </w:r>
      <w:r w:rsidR="00CF2A98" w:rsidRPr="001272CB">
        <w:t>linéarité</w:t>
      </w:r>
      <w:r w:rsidRPr="001272CB">
        <w:t xml:space="preserve"> statique de l’ADC. Les INL maximum et minimum du </w:t>
      </w:r>
      <w:r w:rsidR="00CF2A98" w:rsidRPr="001272CB">
        <w:t>modèle</w:t>
      </w:r>
      <w:r w:rsidRPr="001272CB">
        <w:t xml:space="preserve"> sont bien approch</w:t>
      </w:r>
      <w:r w:rsidR="00CF01A7" w:rsidRPr="001272CB">
        <w:t>é</w:t>
      </w:r>
      <w:r w:rsidRPr="001272CB">
        <w:t>s.</w:t>
      </w:r>
    </w:p>
    <w:p w14:paraId="65EB7014" w14:textId="33677F15" w:rsidR="00111580" w:rsidRPr="001272CB" w:rsidRDefault="00696CA4" w:rsidP="00825B0A">
      <w:pPr>
        <w:jc w:val="both"/>
      </w:pPr>
      <w:r w:rsidRPr="001272CB">
        <w:t>L’erreur max</w:t>
      </w:r>
      <w:r w:rsidR="00337763">
        <w:t>imale</w:t>
      </w:r>
      <w:r w:rsidRPr="001272CB">
        <w:t xml:space="preserve"> entre les deux courbes se trouve au niveau des grosses transitions </w:t>
      </w:r>
      <w:r w:rsidR="00CF2A98" w:rsidRPr="001272CB">
        <w:t>bruitées</w:t>
      </w:r>
      <w:r w:rsidRPr="001272CB">
        <w:t xml:space="preserve"> de la 1ere </w:t>
      </w:r>
      <w:r w:rsidR="00CF2A98" w:rsidRPr="001272CB">
        <w:t>étape (à</w:t>
      </w:r>
      <w:r w:rsidRPr="001272CB">
        <w:t xml:space="preserve"> environ 3/8 et 5/8 </w:t>
      </w:r>
      <w:ins w:id="450" w:author="Joaquim Estopinan" w:date="2019-09-05T19:35:00Z">
        <w:r w:rsidR="00BB13EF">
          <w:t>de la dynamique</w:t>
        </w:r>
      </w:ins>
      <w:ins w:id="451" w:author="Joaquim Estopinan" w:date="2019-09-05T19:36:00Z">
        <w:r w:rsidR="00BB13EF">
          <w:t xml:space="preserve"> d’entrée</w:t>
        </w:r>
      </w:ins>
      <w:r w:rsidRPr="001272CB">
        <w:t xml:space="preserve">) qui ont </w:t>
      </w:r>
      <w:r w:rsidR="00CF2A98" w:rsidRPr="001272CB">
        <w:t>été</w:t>
      </w:r>
      <w:r w:rsidRPr="001272CB">
        <w:t xml:space="preserve"> fortement </w:t>
      </w:r>
      <w:r w:rsidR="00CF2A98" w:rsidRPr="001272CB">
        <w:t>débruitées</w:t>
      </w:r>
      <w:r w:rsidRPr="001272CB">
        <w:t xml:space="preserve"> en </w:t>
      </w:r>
      <w:r w:rsidR="00CF2A98" w:rsidRPr="001272CB">
        <w:t>remplaçant</w:t>
      </w:r>
      <w:r w:rsidRPr="001272CB">
        <w:t xml:space="preserve"> les lots de transitions par des transitions uniques, d’</w:t>
      </w:r>
      <w:r w:rsidR="00CF2A98" w:rsidRPr="001272CB">
        <w:t>où</w:t>
      </w:r>
      <w:r w:rsidRPr="001272CB">
        <w:t xml:space="preserve"> la transition nette reconstruite au lieu de la transit</w:t>
      </w:r>
      <w:r w:rsidR="00111580" w:rsidRPr="001272CB">
        <w:t xml:space="preserve">ion plus progressive du </w:t>
      </w:r>
      <w:r w:rsidR="00CF2A98" w:rsidRPr="001272CB">
        <w:t>modèle</w:t>
      </w:r>
      <w:r w:rsidR="00111580" w:rsidRPr="001272CB">
        <w:t>.</w:t>
      </w:r>
    </w:p>
    <w:p w14:paraId="143793F9" w14:textId="77777777" w:rsidR="00111580" w:rsidRPr="001272CB" w:rsidRDefault="00111580" w:rsidP="00825B0A">
      <w:pPr>
        <w:jc w:val="both"/>
      </w:pPr>
      <w:r w:rsidRPr="001272CB">
        <w:t xml:space="preserve">La rampe </w:t>
      </w:r>
      <w:r w:rsidR="00CF2A98" w:rsidRPr="001272CB">
        <w:t>utilisée</w:t>
      </w:r>
      <w:r w:rsidRPr="001272CB">
        <w:t xml:space="preserve"> pour obtenir cette reconstruction </w:t>
      </w:r>
      <w:r w:rsidR="00CF2A98" w:rsidRPr="001272CB">
        <w:t>est</w:t>
      </w:r>
      <w:r w:rsidRPr="001272CB">
        <w:t xml:space="preserve"> la suivante en bleu :</w:t>
      </w:r>
    </w:p>
    <w:p w14:paraId="33346FBB" w14:textId="77777777" w:rsidR="00111580" w:rsidRPr="001272CB" w:rsidRDefault="00111580" w:rsidP="00CF2A98">
      <w:pPr>
        <w:keepNext/>
        <w:jc w:val="center"/>
      </w:pPr>
      <w:r w:rsidRPr="001272CB">
        <w:rPr>
          <w:noProof/>
          <w:lang w:eastAsia="fr-FR"/>
        </w:rPr>
        <w:drawing>
          <wp:inline distT="0" distB="0" distL="0" distR="0" wp14:anchorId="061EF4AB" wp14:editId="6C9CED1B">
            <wp:extent cx="4306186" cy="2507962"/>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9800" cy="2521715"/>
                    </a:xfrm>
                    <a:prstGeom prst="rect">
                      <a:avLst/>
                    </a:prstGeom>
                    <a:noFill/>
                  </pic:spPr>
                </pic:pic>
              </a:graphicData>
            </a:graphic>
          </wp:inline>
        </w:drawing>
      </w:r>
    </w:p>
    <w:p w14:paraId="7DAF1C37" w14:textId="5274DF1D" w:rsidR="00111580" w:rsidRPr="001272CB" w:rsidRDefault="00111580" w:rsidP="00CF2A98">
      <w:pPr>
        <w:pStyle w:val="Lgende"/>
      </w:pPr>
      <w:r w:rsidRPr="001272CB">
        <w:t xml:space="preserve">Figure </w:t>
      </w:r>
      <w:fldSimple w:instr=" SEQ Figure \* ARABIC ">
        <w:ins w:id="452" w:author="Joaquim Estopinan" w:date="2019-09-07T23:29:00Z">
          <w:r w:rsidR="004A6AC7">
            <w:rPr>
              <w:noProof/>
            </w:rPr>
            <w:t>16</w:t>
          </w:r>
        </w:ins>
      </w:fldSimple>
      <w:r w:rsidRPr="001272CB">
        <w:t xml:space="preserve"> : Signaux d’entrée utilisés en fonction de la méthode choisie</w:t>
      </w:r>
    </w:p>
    <w:p w14:paraId="41DA6E87" w14:textId="1E71205D" w:rsidR="007D4D34" w:rsidRPr="001272CB" w:rsidRDefault="006352DC" w:rsidP="00825B0A">
      <w:pPr>
        <w:ind w:firstLine="360"/>
        <w:jc w:val="both"/>
      </w:pPr>
      <w:r w:rsidRPr="001272CB">
        <w:t>Une</w:t>
      </w:r>
      <w:r w:rsidR="007924E8" w:rsidRPr="001272CB">
        <w:t xml:space="preserve"> </w:t>
      </w:r>
      <w:r w:rsidR="00CF2A98" w:rsidRPr="001272CB">
        <w:t>réduction</w:t>
      </w:r>
      <w:r w:rsidR="007924E8" w:rsidRPr="001272CB">
        <w:t xml:space="preserve"> significative de la taille du signal d’</w:t>
      </w:r>
      <w:r w:rsidR="00CF2A98" w:rsidRPr="001272CB">
        <w:t>entrée</w:t>
      </w:r>
      <w:r w:rsidR="007924E8" w:rsidRPr="001272CB">
        <w:t xml:space="preserve"> utilis</w:t>
      </w:r>
      <w:r>
        <w:t>é</w:t>
      </w:r>
      <w:r w:rsidR="007924E8" w:rsidRPr="001272CB">
        <w:t xml:space="preserve"> pour tester </w:t>
      </w:r>
      <w:proofErr w:type="gramStart"/>
      <w:r w:rsidR="007924E8" w:rsidRPr="001272CB">
        <w:t xml:space="preserve">l’ADC </w:t>
      </w:r>
      <w:ins w:id="453" w:author="Joaquim Estopinan" w:date="2019-09-06T19:13:00Z">
        <w:r>
          <w:t xml:space="preserve"> est</w:t>
        </w:r>
        <w:proofErr w:type="gramEnd"/>
        <w:r>
          <w:t xml:space="preserve"> constatée</w:t>
        </w:r>
      </w:ins>
      <w:r w:rsidR="007924E8" w:rsidRPr="001272CB">
        <w:t xml:space="preserve">. En effet, </w:t>
      </w:r>
      <w:commentRangeStart w:id="454"/>
      <w:del w:id="455" w:author="Joaquim Estopinan" w:date="2019-09-06T19:34:00Z">
        <w:r w:rsidR="007924E8" w:rsidRPr="001272CB" w:rsidDel="004B6DB8">
          <w:delText xml:space="preserve">le nouveau vin </w:delText>
        </w:r>
        <w:commentRangeEnd w:id="454"/>
        <w:r w:rsidR="00C47640" w:rsidDel="004B6DB8">
          <w:rPr>
            <w:rStyle w:val="Marquedecommentaire"/>
          </w:rPr>
          <w:commentReference w:id="454"/>
        </w:r>
      </w:del>
      <w:ins w:id="456" w:author="Joaquim Estopinan" w:date="2019-09-06T19:34:00Z">
        <w:r w:rsidR="004B6DB8">
          <w:t xml:space="preserve">Il </w:t>
        </w:r>
      </w:ins>
      <w:r w:rsidR="007924E8" w:rsidRPr="001272CB">
        <w:t xml:space="preserve">ne fait </w:t>
      </w:r>
      <w:ins w:id="457" w:author="Joaquim Estopinan" w:date="2019-09-07T23:29:00Z">
        <w:r w:rsidR="004A6AC7">
          <w:t xml:space="preserve">plus </w:t>
        </w:r>
      </w:ins>
      <w:r w:rsidR="007924E8" w:rsidRPr="001272CB">
        <w:t xml:space="preserve">que 16% de la taille de la rampe </w:t>
      </w:r>
      <w:r w:rsidR="001C7F6B" w:rsidRPr="001272CB">
        <w:t xml:space="preserve">classiquement utilisée </w:t>
      </w:r>
      <w:r w:rsidR="007924E8" w:rsidRPr="001272CB">
        <w:t xml:space="preserve">couvrant </w:t>
      </w:r>
      <w:ins w:id="458" w:author="Joaquim Estopinan" w:date="2019-09-05T19:36:00Z">
        <w:r w:rsidR="00BB13EF">
          <w:t>toute la dynam</w:t>
        </w:r>
      </w:ins>
      <w:ins w:id="459" w:author="Joaquim Estopinan" w:date="2019-09-05T19:37:00Z">
        <w:r w:rsidR="00BB13EF">
          <w:t>ique</w:t>
        </w:r>
      </w:ins>
      <w:r w:rsidR="007924E8" w:rsidRPr="001272CB">
        <w:t xml:space="preserve">. Si </w:t>
      </w:r>
      <w:ins w:id="460" w:author="Joaquim Estopinan" w:date="2019-09-07T15:44:00Z">
        <w:r w:rsidR="009B5494">
          <w:t>s</w:t>
        </w:r>
      </w:ins>
      <w:ins w:id="461" w:author="Joaquim Estopinan" w:date="2019-09-07T15:45:00Z">
        <w:r w:rsidR="009B5494">
          <w:t>eulement</w:t>
        </w:r>
      </w:ins>
      <w:r w:rsidR="007924E8" w:rsidRPr="001272CB">
        <w:t xml:space="preserve"> les </w:t>
      </w:r>
      <w:r w:rsidR="00CF2A98" w:rsidRPr="001272CB">
        <w:t>résidus</w:t>
      </w:r>
      <w:r w:rsidR="007924E8" w:rsidRPr="001272CB">
        <w:t xml:space="preserve"> effectivement utilis</w:t>
      </w:r>
      <w:r w:rsidR="009B5494">
        <w:t>é</w:t>
      </w:r>
      <w:r w:rsidR="007924E8" w:rsidRPr="001272CB">
        <w:t>s</w:t>
      </w:r>
      <w:ins w:id="462" w:author="Joaquim Estopinan" w:date="2019-09-07T15:45:00Z">
        <w:r w:rsidR="009B5494">
          <w:t xml:space="preserve"> sont considérés</w:t>
        </w:r>
      </w:ins>
      <w:r w:rsidR="007924E8" w:rsidRPr="001272CB">
        <w:t xml:space="preserve">, </w:t>
      </w:r>
      <w:ins w:id="463" w:author="Joaquim Estopinan" w:date="2019-09-07T15:46:00Z">
        <w:r w:rsidR="009B5494">
          <w:t>ce nombre est</w:t>
        </w:r>
      </w:ins>
      <w:r w:rsidR="007924E8" w:rsidRPr="001272CB">
        <w:t xml:space="preserve"> encore</w:t>
      </w:r>
      <w:ins w:id="464" w:author="Joaquim Estopinan" w:date="2019-09-07T15:46:00Z">
        <w:r w:rsidR="009B5494">
          <w:t xml:space="preserve"> divisé</w:t>
        </w:r>
      </w:ins>
      <w:r w:rsidR="007924E8" w:rsidRPr="001272CB">
        <w:t xml:space="preserve"> par N=12 pour obtenir </w:t>
      </w:r>
      <w:r w:rsidR="00CF2A98" w:rsidRPr="001272CB">
        <w:t>le pourcentage</w:t>
      </w:r>
      <w:r w:rsidR="007924E8" w:rsidRPr="001272CB">
        <w:t xml:space="preserve"> </w:t>
      </w:r>
      <w:r w:rsidR="001C7F6B" w:rsidRPr="001272CB">
        <w:t xml:space="preserve">de </w:t>
      </w:r>
      <w:r w:rsidR="00CF2A98" w:rsidRPr="001272CB">
        <w:t>résidus</w:t>
      </w:r>
      <w:r w:rsidR="001C7F6B" w:rsidRPr="001272CB">
        <w:t xml:space="preserve"> </w:t>
      </w:r>
      <w:r w:rsidR="007924E8" w:rsidRPr="001272CB">
        <w:t>exploit</w:t>
      </w:r>
      <w:r w:rsidR="009B5494">
        <w:t>é</w:t>
      </w:r>
      <w:r w:rsidR="001C7F6B" w:rsidRPr="001272CB">
        <w:t>s</w:t>
      </w:r>
      <w:r w:rsidR="007924E8" w:rsidRPr="001272CB">
        <w:t xml:space="preserve"> par rapport</w:t>
      </w:r>
      <w:r w:rsidR="001C7F6B" w:rsidRPr="001272CB">
        <w:t xml:space="preserve"> au nombre total de </w:t>
      </w:r>
      <w:r w:rsidR="00CF2A98" w:rsidRPr="001272CB">
        <w:t>résidus</w:t>
      </w:r>
      <w:r w:rsidR="007924E8" w:rsidRPr="001272CB">
        <w:t xml:space="preserve"> de l’ADC : 1.3%.</w:t>
      </w:r>
    </w:p>
    <w:p w14:paraId="73CF1751" w14:textId="77777777" w:rsidR="004A197D" w:rsidRPr="001272CB" w:rsidRDefault="00CF2A98" w:rsidP="00825B0A">
      <w:pPr>
        <w:ind w:firstLine="360"/>
        <w:jc w:val="both"/>
      </w:pPr>
      <w:r w:rsidRPr="001272CB">
        <w:t>Les valeurs</w:t>
      </w:r>
      <w:r w:rsidR="004A197D" w:rsidRPr="001272CB">
        <w:t xml:space="preserve"> prises par </w:t>
      </w:r>
      <w:r w:rsidR="00CF01A7" w:rsidRPr="001272CB">
        <w:t>les paliers</w:t>
      </w:r>
      <w:r w:rsidR="004A197D" w:rsidRPr="001272CB">
        <w:t xml:space="preserve"> de la rampe rapide sont maintenant </w:t>
      </w:r>
      <w:r w:rsidR="002F5011" w:rsidRPr="001272CB">
        <w:t>claires</w:t>
      </w:r>
      <w:r w:rsidR="004A197D" w:rsidRPr="001272CB">
        <w:t> :</w:t>
      </w:r>
    </w:p>
    <w:p w14:paraId="6ABE7C4E" w14:textId="74A46191" w:rsidR="004A197D" w:rsidRPr="001272CB" w:rsidRDefault="00EB5361" w:rsidP="00825B0A">
      <w:pPr>
        <w:pStyle w:val="Paragraphedeliste"/>
        <w:numPr>
          <w:ilvl w:val="0"/>
          <w:numId w:val="3"/>
        </w:numPr>
        <w:jc w:val="both"/>
      </w:pPr>
      <w:r>
        <w:t>C</w:t>
      </w:r>
      <w:r w:rsidR="004A197D" w:rsidRPr="001272CB">
        <w:t>ommence</w:t>
      </w:r>
      <w:r>
        <w:t>r</w:t>
      </w:r>
      <w:r w:rsidR="004A197D" w:rsidRPr="001272CB">
        <w:t xml:space="preserve"> par </w:t>
      </w:r>
      <w:r w:rsidR="00CF2A98" w:rsidRPr="001272CB">
        <w:t>repérer</w:t>
      </w:r>
      <w:r w:rsidR="004A197D" w:rsidRPr="001272CB">
        <w:t xml:space="preserve"> l’offset au niveau de la tension d’</w:t>
      </w:r>
      <w:r w:rsidR="00CF2A98" w:rsidRPr="001272CB">
        <w:t>entrée</w:t>
      </w:r>
      <w:r w:rsidR="004A197D" w:rsidRPr="001272CB">
        <w:t xml:space="preserve"> nulle</w:t>
      </w:r>
    </w:p>
    <w:p w14:paraId="28B39C2C" w14:textId="475993F2" w:rsidR="004A197D" w:rsidRPr="001272CB" w:rsidRDefault="00EB5361" w:rsidP="00825B0A">
      <w:pPr>
        <w:pStyle w:val="Paragraphedeliste"/>
        <w:numPr>
          <w:ilvl w:val="0"/>
          <w:numId w:val="3"/>
        </w:numPr>
        <w:jc w:val="both"/>
      </w:pPr>
      <w:r>
        <w:t>E</w:t>
      </w:r>
      <w:r w:rsidR="004A197D" w:rsidRPr="001272CB">
        <w:t>nvo</w:t>
      </w:r>
      <w:r>
        <w:t>yer</w:t>
      </w:r>
      <w:r w:rsidR="004A197D" w:rsidRPr="001272CB">
        <w:t xml:space="preserve"> en </w:t>
      </w:r>
      <w:r w:rsidR="00CF2A98" w:rsidRPr="001272CB">
        <w:t>entrée</w:t>
      </w:r>
      <w:r w:rsidR="004A197D" w:rsidRPr="001272CB">
        <w:t xml:space="preserve"> les limites </w:t>
      </w:r>
      <w:ins w:id="465" w:author="Joaquim Estopinan" w:date="2019-09-05T19:37:00Z">
        <w:r w:rsidR="00BB13EF">
          <w:t>de la dynamique</w:t>
        </w:r>
      </w:ins>
      <w:r w:rsidR="004A197D" w:rsidRPr="001272CB">
        <w:t xml:space="preserve"> de l’ADC prenant en compte l’offset pour pouvoir construire la rampe virtuelle </w:t>
      </w:r>
      <w:ins w:id="466" w:author="Joaquim Estopinan" w:date="2019-09-07T15:47:00Z">
        <w:r w:rsidR="009B5494">
          <w:t>nécessaire</w:t>
        </w:r>
      </w:ins>
      <w:r w:rsidR="004A197D" w:rsidRPr="001272CB">
        <w:t xml:space="preserve"> pour appliquer toutes les </w:t>
      </w:r>
      <w:r w:rsidR="00CF2A98" w:rsidRPr="001272CB">
        <w:t>étapes</w:t>
      </w:r>
      <w:r w:rsidR="004A197D" w:rsidRPr="001272CB">
        <w:t xml:space="preserve"> de conversion.</w:t>
      </w:r>
    </w:p>
    <w:p w14:paraId="0D7B03AD" w14:textId="41F5ED00" w:rsidR="004A197D" w:rsidRPr="001272CB" w:rsidRDefault="00EB5361" w:rsidP="00825B0A">
      <w:pPr>
        <w:pStyle w:val="Paragraphedeliste"/>
        <w:numPr>
          <w:ilvl w:val="0"/>
          <w:numId w:val="3"/>
        </w:numPr>
        <w:jc w:val="both"/>
      </w:pPr>
      <w:r>
        <w:t>R</w:t>
      </w:r>
      <w:r w:rsidRPr="001272CB">
        <w:t xml:space="preserve">epérer </w:t>
      </w:r>
      <w:r w:rsidR="00CF2A98" w:rsidRPr="001272CB">
        <w:t>précisément</w:t>
      </w:r>
      <w:r w:rsidR="004A197D" w:rsidRPr="001272CB">
        <w:t xml:space="preserve"> la position des transitions centrales des deux </w:t>
      </w:r>
      <w:r w:rsidR="00CF2A98" w:rsidRPr="001272CB">
        <w:t>premières</w:t>
      </w:r>
      <w:r w:rsidR="004A197D" w:rsidRPr="001272CB">
        <w:t xml:space="preserve"> </w:t>
      </w:r>
      <w:r w:rsidR="00CF2A98" w:rsidRPr="001272CB">
        <w:t>étapes</w:t>
      </w:r>
      <w:r w:rsidR="00337763">
        <w:t xml:space="preserve"> entre ces deux limites</w:t>
      </w:r>
      <w:r w:rsidR="004A197D" w:rsidRPr="001272CB">
        <w:t>.</w:t>
      </w:r>
    </w:p>
    <w:p w14:paraId="4348C676" w14:textId="5C06E3CD" w:rsidR="004A197D" w:rsidRPr="001272CB" w:rsidRDefault="004A197D" w:rsidP="00825B0A">
      <w:pPr>
        <w:jc w:val="both"/>
      </w:pPr>
      <w:r w:rsidRPr="001272CB">
        <w:t xml:space="preserve">Les paliers </w:t>
      </w:r>
      <w:r w:rsidR="00CF2A98" w:rsidRPr="001272CB">
        <w:t>cré</w:t>
      </w:r>
      <w:r w:rsidR="00CF01A7" w:rsidRPr="001272CB">
        <w:t>é</w:t>
      </w:r>
      <w:r w:rsidR="00CF2A98" w:rsidRPr="001272CB">
        <w:t>s</w:t>
      </w:r>
      <w:r w:rsidRPr="001272CB">
        <w:t xml:space="preserve"> ici sont pris larges par </w:t>
      </w:r>
      <w:r w:rsidR="00CF2A98" w:rsidRPr="001272CB">
        <w:t>commodité</w:t>
      </w:r>
      <w:r w:rsidRPr="001272CB">
        <w:t xml:space="preserve"> mais pourraient </w:t>
      </w:r>
      <w:r w:rsidR="00CF2A98" w:rsidRPr="001272CB">
        <w:t>être</w:t>
      </w:r>
      <w:r w:rsidRPr="001272CB">
        <w:t xml:space="preserve"> </w:t>
      </w:r>
      <w:r w:rsidR="00CF2A98" w:rsidRPr="001272CB">
        <w:t>réduits</w:t>
      </w:r>
      <w:r w:rsidRPr="001272CB">
        <w:t xml:space="preserve"> pour optimiser la </w:t>
      </w:r>
      <w:r w:rsidR="00CF2A98" w:rsidRPr="001272CB">
        <w:t>réduction</w:t>
      </w:r>
      <w:r w:rsidRPr="001272CB">
        <w:t xml:space="preserve">, l’offset </w:t>
      </w:r>
      <w:r w:rsidR="00CF2A98" w:rsidRPr="001272CB">
        <w:t>étant</w:t>
      </w:r>
      <w:r w:rsidRPr="001272CB">
        <w:t xml:space="preserve"> déjà pris en compte. </w:t>
      </w:r>
      <w:r w:rsidR="00260C4E" w:rsidRPr="001272CB">
        <w:t>Attention, les intervalles d</w:t>
      </w:r>
      <w:ins w:id="467" w:author="Joaquim Estopinan" w:date="2019-09-07T23:31:00Z">
        <w:r w:rsidR="004A6AC7">
          <w:t>oivent</w:t>
        </w:r>
      </w:ins>
      <w:r w:rsidR="00260C4E" w:rsidRPr="001272CB">
        <w:t xml:space="preserve"> quand </w:t>
      </w:r>
      <w:r w:rsidR="00CF2A98" w:rsidRPr="001272CB">
        <w:t>même</w:t>
      </w:r>
      <w:r w:rsidR="00260C4E" w:rsidRPr="001272CB">
        <w:t xml:space="preserve"> </w:t>
      </w:r>
      <w:r w:rsidR="00CF2A98" w:rsidRPr="001272CB">
        <w:t>être</w:t>
      </w:r>
      <w:r w:rsidR="00260C4E" w:rsidRPr="001272CB">
        <w:t xml:space="preserve"> pris assez larges pour </w:t>
      </w:r>
      <w:r w:rsidR="00CF2A98" w:rsidRPr="001272CB">
        <w:t>repérer</w:t>
      </w:r>
      <w:r w:rsidR="00260C4E" w:rsidRPr="001272CB">
        <w:t xml:space="preserve"> de gros sauts de code par exemple, ou d’autres erreurs de position.</w:t>
      </w:r>
    </w:p>
    <w:p w14:paraId="59F262B3" w14:textId="77777777" w:rsidR="00260C4E" w:rsidRPr="001272CB" w:rsidRDefault="00260C4E" w:rsidP="00825B0A">
      <w:pPr>
        <w:jc w:val="both"/>
      </w:pPr>
    </w:p>
    <w:p w14:paraId="42C151F5" w14:textId="77777777" w:rsidR="00260C4E" w:rsidRPr="001272CB" w:rsidRDefault="00260C4E" w:rsidP="00CF2A98">
      <w:pPr>
        <w:pStyle w:val="Titre4"/>
        <w:jc w:val="both"/>
      </w:pPr>
      <w:r w:rsidRPr="001272CB">
        <w:lastRenderedPageBreak/>
        <w:t>Simulation Monte-Carlo</w:t>
      </w:r>
    </w:p>
    <w:p w14:paraId="6E201E65" w14:textId="66BAA5A8" w:rsidR="00FB2B40" w:rsidRDefault="00924F50" w:rsidP="00CF2A98">
      <w:pPr>
        <w:ind w:firstLine="708"/>
        <w:jc w:val="both"/>
        <w:rPr>
          <w:ins w:id="468" w:author="Joaquim Estopinan" w:date="2019-09-07T16:24:00Z"/>
        </w:rPr>
      </w:pPr>
      <w:r>
        <w:t>La</w:t>
      </w:r>
      <w:r w:rsidR="006C2B02" w:rsidRPr="001272CB">
        <w:t xml:space="preserve"> robustesse de la </w:t>
      </w:r>
      <w:r w:rsidR="00CF2A98" w:rsidRPr="001272CB">
        <w:t>méthode</w:t>
      </w:r>
      <w:r w:rsidR="006C2B02" w:rsidRPr="001272CB">
        <w:t xml:space="preserve"> </w:t>
      </w:r>
      <w:r w:rsidR="00CF2A98" w:rsidRPr="001272CB">
        <w:t>développée</w:t>
      </w:r>
      <w:r>
        <w:t xml:space="preserve"> est </w:t>
      </w:r>
      <w:ins w:id="469" w:author="Joaquim Estopinan" w:date="2019-09-07T23:31:00Z">
        <w:r w:rsidR="004A6AC7">
          <w:t>test</w:t>
        </w:r>
      </w:ins>
      <w:ins w:id="470" w:author="Joaquim Estopinan" w:date="2019-09-07T23:32:00Z">
        <w:r w:rsidR="004A6AC7">
          <w:t>ée</w:t>
        </w:r>
      </w:ins>
      <w:r w:rsidR="006C2B02" w:rsidRPr="001272CB">
        <w:t xml:space="preserve"> par une simulation Monte-Carlo </w:t>
      </w:r>
      <w:r w:rsidR="00CF2A98" w:rsidRPr="001272CB">
        <w:t>composée</w:t>
      </w:r>
      <w:r w:rsidR="006C2B02" w:rsidRPr="001272CB">
        <w:t xml:space="preserve"> de 300 </w:t>
      </w:r>
      <w:r>
        <w:t>runs</w:t>
      </w:r>
      <w:r w:rsidRPr="001272CB">
        <w:t xml:space="preserve"> </w:t>
      </w:r>
      <w:r w:rsidR="006C2B02" w:rsidRPr="001272CB">
        <w:t>bruit</w:t>
      </w:r>
      <w:r w:rsidR="00B0259E">
        <w:t>é</w:t>
      </w:r>
      <w:r w:rsidR="006C2B02" w:rsidRPr="001272CB">
        <w:t xml:space="preserve">s. </w:t>
      </w:r>
      <w:r>
        <w:t xml:space="preserve">La </w:t>
      </w:r>
      <w:r w:rsidRPr="004B6DB8">
        <w:rPr>
          <w:i/>
          <w:iCs/>
          <w:rPrChange w:id="471" w:author="Joaquim Estopinan" w:date="2019-09-06T19:38:00Z">
            <w:rPr/>
          </w:rPrChange>
        </w:rPr>
        <w:t>figure 1</w:t>
      </w:r>
      <w:r w:rsidR="004A6AC7">
        <w:rPr>
          <w:i/>
          <w:iCs/>
        </w:rPr>
        <w:t>7</w:t>
      </w:r>
      <w:r w:rsidRPr="004A6AC7">
        <w:rPr>
          <w:i/>
          <w:iCs/>
        </w:rPr>
        <w:t xml:space="preserve"> </w:t>
      </w:r>
      <w:r>
        <w:t>regroupe</w:t>
      </w:r>
      <w:ins w:id="472" w:author="Joaquim Estopinan" w:date="2019-09-07T16:24:00Z">
        <w:r w:rsidR="00FB2B40">
          <w:t> :</w:t>
        </w:r>
      </w:ins>
    </w:p>
    <w:p w14:paraId="031EF4D6" w14:textId="77777777" w:rsidR="00FB2B40" w:rsidRDefault="00FB2B40" w:rsidP="00FB2B40">
      <w:pPr>
        <w:pStyle w:val="Paragraphedeliste"/>
        <w:numPr>
          <w:ilvl w:val="0"/>
          <w:numId w:val="23"/>
        </w:numPr>
        <w:jc w:val="both"/>
        <w:rPr>
          <w:ins w:id="473" w:author="Joaquim Estopinan" w:date="2019-09-07T16:25:00Z"/>
        </w:rPr>
      </w:pPr>
      <w:ins w:id="474" w:author="Joaquim Estopinan" w:date="2019-09-07T16:24:00Z">
        <w:r w:rsidRPr="001272CB">
          <w:t>L’histogramme</w:t>
        </w:r>
      </w:ins>
      <w:r w:rsidR="006C2B02" w:rsidRPr="001272CB">
        <w:t xml:space="preserve"> des </w:t>
      </w:r>
      <w:r w:rsidR="00540D00">
        <w:t>écarts</w:t>
      </w:r>
      <w:r w:rsidR="006C2B02" w:rsidRPr="001272CB">
        <w:t xml:space="preserve"> maxima</w:t>
      </w:r>
      <w:r w:rsidR="00540D00">
        <w:t>ux</w:t>
      </w:r>
      <w:r w:rsidR="006C2B02" w:rsidRPr="001272CB">
        <w:t xml:space="preserve"> d’INL</w:t>
      </w:r>
      <w:r w:rsidR="00540D00">
        <w:t xml:space="preserve"> entre le modèle simulé et la fonction de transfert reconstruite</w:t>
      </w:r>
    </w:p>
    <w:p w14:paraId="0D71F12F" w14:textId="24C566F7" w:rsidR="00955684" w:rsidRPr="001272CB" w:rsidRDefault="00FB2B40" w:rsidP="00FB2B40">
      <w:pPr>
        <w:pStyle w:val="Paragraphedeliste"/>
        <w:numPr>
          <w:ilvl w:val="0"/>
          <w:numId w:val="23"/>
        </w:numPr>
        <w:jc w:val="both"/>
        <w:pPrChange w:id="475" w:author="Joaquim Estopinan" w:date="2019-09-07T16:24:00Z">
          <w:pPr>
            <w:ind w:firstLine="708"/>
            <w:jc w:val="both"/>
          </w:pPr>
        </w:pPrChange>
      </w:pPr>
      <w:ins w:id="476" w:author="Joaquim Estopinan" w:date="2019-09-07T16:25:00Z">
        <w:r>
          <w:t>L</w:t>
        </w:r>
      </w:ins>
      <w:r w:rsidR="00540D00">
        <w:t xml:space="preserve">e résultat de simulation d’un des runs Monte Carlo. </w:t>
      </w:r>
      <w:r w:rsidR="0018221D" w:rsidRPr="001272CB">
        <w:t xml:space="preserve"> </w:t>
      </w:r>
    </w:p>
    <w:p w14:paraId="673E4EFF" w14:textId="77777777" w:rsidR="0018221D" w:rsidRPr="001272CB" w:rsidRDefault="0018221D" w:rsidP="00CF01A7">
      <w:pPr>
        <w:keepNext/>
        <w:jc w:val="center"/>
      </w:pPr>
      <w:r w:rsidRPr="001272CB">
        <w:rPr>
          <w:noProof/>
          <w:lang w:eastAsia="fr-FR"/>
        </w:rPr>
        <w:drawing>
          <wp:inline distT="0" distB="0" distL="0" distR="0" wp14:anchorId="5B410C5C" wp14:editId="69840075">
            <wp:extent cx="5935260" cy="236907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5359" cy="2373109"/>
                    </a:xfrm>
                    <a:prstGeom prst="rect">
                      <a:avLst/>
                    </a:prstGeom>
                    <a:noFill/>
                  </pic:spPr>
                </pic:pic>
              </a:graphicData>
            </a:graphic>
          </wp:inline>
        </w:drawing>
      </w:r>
    </w:p>
    <w:p w14:paraId="5C696BF2" w14:textId="3D23A3B2" w:rsidR="0018221D" w:rsidRPr="001272CB" w:rsidRDefault="0018221D" w:rsidP="00CF2A98">
      <w:pPr>
        <w:pStyle w:val="Lgende"/>
      </w:pPr>
      <w:r w:rsidRPr="001272CB">
        <w:t xml:space="preserve">Figure </w:t>
      </w:r>
      <w:fldSimple w:instr=" SEQ Figure \* ARABIC ">
        <w:ins w:id="477" w:author="Joaquim Estopinan" w:date="2019-09-07T23:32:00Z">
          <w:r w:rsidR="004A6AC7">
            <w:rPr>
              <w:noProof/>
            </w:rPr>
            <w:t>17</w:t>
          </w:r>
        </w:ins>
      </w:fldSimple>
      <w:r w:rsidRPr="001272CB">
        <w:t xml:space="preserve"> : Histogramme des </w:t>
      </w:r>
      <w:ins w:id="478" w:author="Joaquim Estopinan" w:date="2019-09-07T23:34:00Z">
        <w:r w:rsidR="004A6AC7">
          <w:t xml:space="preserve">erreurs </w:t>
        </w:r>
        <w:proofErr w:type="gramStart"/>
        <w:r w:rsidR="004A6AC7">
          <w:t>d’</w:t>
        </w:r>
      </w:ins>
      <w:r w:rsidRPr="001272CB">
        <w:t xml:space="preserve"> INL</w:t>
      </w:r>
      <w:proofErr w:type="gramEnd"/>
      <w:r w:rsidRPr="001272CB">
        <w:t xml:space="preserve"> max</w:t>
      </w:r>
      <w:r w:rsidR="004A6AC7">
        <w:t>imales</w:t>
      </w:r>
      <w:r w:rsidRPr="001272CB">
        <w:t xml:space="preserve"> pour 300 simulations aléatoires et un </w:t>
      </w:r>
      <w:ins w:id="479" w:author="Joaquim Estopinan" w:date="2019-09-07T23:35:00Z">
        <w:r w:rsidR="004A6AC7" w:rsidRPr="001272CB">
          <w:t>des</w:t>
        </w:r>
      </w:ins>
      <w:r w:rsidRPr="001272CB">
        <w:t xml:space="preserve"> </w:t>
      </w:r>
      <w:ins w:id="480" w:author="Joaquim Estopinan" w:date="2019-09-07T23:35:00Z">
        <w:r w:rsidR="004A6AC7">
          <w:t>runs</w:t>
        </w:r>
      </w:ins>
      <w:r w:rsidRPr="001272CB">
        <w:t>.</w:t>
      </w:r>
    </w:p>
    <w:p w14:paraId="535EFE8D" w14:textId="198BEDD0" w:rsidR="00FF007F" w:rsidRPr="001272CB" w:rsidRDefault="004A6AC7" w:rsidP="00825B0A">
      <w:pPr>
        <w:jc w:val="both"/>
      </w:pPr>
      <w:ins w:id="481" w:author="Joaquim Estopinan" w:date="2019-09-07T23:33:00Z">
        <w:r>
          <w:tab/>
        </w:r>
      </w:ins>
      <w:commentRangeStart w:id="482"/>
      <w:ins w:id="483" w:author="Joaquim Estopinan" w:date="2019-09-07T16:26:00Z">
        <w:r w:rsidR="00FB2B40">
          <w:t>L</w:t>
        </w:r>
      </w:ins>
      <w:ins w:id="484" w:author="Joaquim Estopinan" w:date="2019-09-07T16:27:00Z">
        <w:r w:rsidR="00FB2B40">
          <w:t>a courbe d’INL</w:t>
        </w:r>
      </w:ins>
      <w:ins w:id="485" w:author="Joaquim Estopinan" w:date="2019-09-07T16:26:00Z">
        <w:r w:rsidR="00FB2B40">
          <w:t xml:space="preserve"> représenté</w:t>
        </w:r>
      </w:ins>
      <w:ins w:id="486" w:author="Joaquim Estopinan" w:date="2019-09-07T16:27:00Z">
        <w:r w:rsidR="00FB2B40">
          <w:t>e</w:t>
        </w:r>
      </w:ins>
      <w:r w:rsidR="00B421BA" w:rsidRPr="001272CB">
        <w:t xml:space="preserve"> suit bien le </w:t>
      </w:r>
      <w:r w:rsidR="00CF2A98" w:rsidRPr="001272CB">
        <w:t>modèle</w:t>
      </w:r>
      <w:r w:rsidR="00B421BA" w:rsidRPr="001272CB">
        <w:t xml:space="preserve"> </w:t>
      </w:r>
      <w:r w:rsidR="00CF2A98" w:rsidRPr="001272CB">
        <w:t>malgré</w:t>
      </w:r>
      <w:r w:rsidR="00B421BA" w:rsidRPr="001272CB">
        <w:t xml:space="preserve"> le bruit </w:t>
      </w:r>
      <w:r w:rsidR="00CF2A98" w:rsidRPr="001272CB">
        <w:t>aléatoire</w:t>
      </w:r>
      <w:r w:rsidR="00B421BA" w:rsidRPr="001272CB">
        <w:t xml:space="preserve"> inject</w:t>
      </w:r>
      <w:r w:rsidR="00FB2B40">
        <w:t>é</w:t>
      </w:r>
      <w:r w:rsidR="00CF2A98" w:rsidRPr="001272CB">
        <w:t>.</w:t>
      </w:r>
      <w:ins w:id="487" w:author="Joaquim Estopinan" w:date="2019-09-07T16:31:00Z">
        <w:r w:rsidR="00FB2B40">
          <w:t xml:space="preserve"> Cependant, le niveau de bruit </w:t>
        </w:r>
      </w:ins>
      <w:ins w:id="488" w:author="Joaquim Estopinan" w:date="2019-09-07T16:32:00Z">
        <w:r w:rsidR="00FB2B40">
          <w:t>est ici important : La courbe d’INL du modèle sort de la fourchette +/</w:t>
        </w:r>
      </w:ins>
      <w:ins w:id="489" w:author="Joaquim Estopinan" w:date="2019-09-07T16:33:00Z">
        <w:r w:rsidR="00FB2B40">
          <w:t xml:space="preserve">- </w:t>
        </w:r>
        <w:r w:rsidR="00D8199A">
          <w:t xml:space="preserve">1 </w:t>
        </w:r>
        <w:r w:rsidR="00FB2B40">
          <w:t xml:space="preserve">LSB. </w:t>
        </w:r>
        <w:r w:rsidR="00D8199A">
          <w:t xml:space="preserve">Avec un modèle </w:t>
        </w:r>
      </w:ins>
      <w:ins w:id="490" w:author="Joaquim Estopinan" w:date="2019-09-07T16:34:00Z">
        <w:r w:rsidR="00D8199A">
          <w:t>moins bruité, il faut faire plusieurs simulations du même run pour atteindre une mesure pré</w:t>
        </w:r>
      </w:ins>
      <w:ins w:id="491" w:author="Joaquim Estopinan" w:date="2019-09-07T16:35:00Z">
        <w:r w:rsidR="00D8199A">
          <w:t>cise.</w:t>
        </w:r>
      </w:ins>
      <w:ins w:id="492" w:author="Joaquim Estopinan" w:date="2019-09-07T23:37:00Z">
        <w:r>
          <w:t xml:space="preserve"> </w:t>
        </w:r>
      </w:ins>
      <w:r w:rsidR="00CF2A98" w:rsidRPr="001272CB">
        <w:t>D’autre part</w:t>
      </w:r>
      <w:ins w:id="493" w:author="Joaquim Estopinan" w:date="2019-09-07T16:26:00Z">
        <w:r w:rsidR="00FB2B40">
          <w:t>,</w:t>
        </w:r>
      </w:ins>
      <w:r w:rsidR="00B421BA" w:rsidRPr="001272CB">
        <w:t xml:space="preserve"> l’erreur max</w:t>
      </w:r>
      <w:r>
        <w:t>imale</w:t>
      </w:r>
      <w:r w:rsidR="00B421BA" w:rsidRPr="001272CB">
        <w:t xml:space="preserve"> d’INL moyenne est d’environ 1.5 LSB, ce qui est </w:t>
      </w:r>
      <w:r w:rsidR="00CF2A98" w:rsidRPr="001272CB">
        <w:t>très</w:t>
      </w:r>
      <w:r w:rsidR="00B421BA" w:rsidRPr="001272CB">
        <w:t xml:space="preserve"> correcte </w:t>
      </w:r>
      <w:ins w:id="494" w:author="Joaquim Estopinan" w:date="2019-09-07T16:27:00Z">
        <w:r w:rsidR="00FB2B40">
          <w:t>avec</w:t>
        </w:r>
      </w:ins>
      <w:r w:rsidR="00B421BA" w:rsidRPr="001272CB">
        <w:t xml:space="preserve"> la grande </w:t>
      </w:r>
      <w:r w:rsidR="00CF2A98" w:rsidRPr="001272CB">
        <w:t>réduction</w:t>
      </w:r>
      <w:r w:rsidR="00B421BA" w:rsidRPr="001272CB">
        <w:t xml:space="preserve"> d’information de </w:t>
      </w:r>
      <w:r w:rsidR="00CF2A98" w:rsidRPr="001272CB">
        <w:t>départ</w:t>
      </w:r>
      <w:r w:rsidR="00B421BA" w:rsidRPr="001272CB">
        <w:t>.</w:t>
      </w:r>
      <w:commentRangeEnd w:id="482"/>
      <w:r w:rsidR="00540D00">
        <w:rPr>
          <w:rStyle w:val="Marquedecommentaire"/>
        </w:rPr>
        <w:commentReference w:id="482"/>
      </w:r>
    </w:p>
    <w:p w14:paraId="5AB9784F" w14:textId="77777777" w:rsidR="00CF01A7" w:rsidRPr="001272CB" w:rsidRDefault="00CF01A7" w:rsidP="00825B0A">
      <w:pPr>
        <w:jc w:val="both"/>
      </w:pPr>
    </w:p>
    <w:p w14:paraId="18495FFE" w14:textId="77777777" w:rsidR="00955684" w:rsidRPr="001272CB" w:rsidRDefault="00955684" w:rsidP="00825B0A">
      <w:pPr>
        <w:pStyle w:val="Titre3"/>
        <w:jc w:val="both"/>
        <w:rPr>
          <w:lang w:val="fr-FR"/>
        </w:rPr>
      </w:pPr>
      <w:bookmarkStart w:id="495" w:name="_Toc18682592"/>
      <w:r w:rsidRPr="001272CB">
        <w:rPr>
          <w:lang w:val="fr-FR"/>
        </w:rPr>
        <w:t>Architecture du code</w:t>
      </w:r>
      <w:bookmarkEnd w:id="495"/>
    </w:p>
    <w:p w14:paraId="51F45F53" w14:textId="2D7A6FA9" w:rsidR="00955684" w:rsidRPr="001272CB" w:rsidRDefault="00C47640" w:rsidP="00CF01A7">
      <w:pPr>
        <w:ind w:firstLine="708"/>
        <w:jc w:val="both"/>
      </w:pPr>
      <w:r>
        <w:t xml:space="preserve">La </w:t>
      </w:r>
      <w:r w:rsidRPr="004A6AC7">
        <w:rPr>
          <w:i/>
          <w:iCs/>
        </w:rPr>
        <w:t>figure 1</w:t>
      </w:r>
      <w:ins w:id="496" w:author="Joaquim Estopinan" w:date="2019-09-07T23:36:00Z">
        <w:r w:rsidR="004A6AC7">
          <w:rPr>
            <w:i/>
            <w:iCs/>
          </w:rPr>
          <w:t>8</w:t>
        </w:r>
      </w:ins>
      <w:r w:rsidRPr="004B6DB8">
        <w:rPr>
          <w:i/>
          <w:iCs/>
          <w:rPrChange w:id="497" w:author="Joaquim Estopinan" w:date="2019-09-06T19:38:00Z">
            <w:rPr/>
          </w:rPrChange>
        </w:rPr>
        <w:t xml:space="preserve"> </w:t>
      </w:r>
      <w:r>
        <w:t>représente</w:t>
      </w:r>
      <w:r w:rsidR="00955684" w:rsidRPr="001272CB">
        <w:t xml:space="preserve"> les </w:t>
      </w:r>
      <w:r w:rsidR="00CF2A98" w:rsidRPr="001272CB">
        <w:t>étapes</w:t>
      </w:r>
      <w:r w:rsidR="00955684" w:rsidRPr="001272CB">
        <w:t xml:space="preserve"> de reconstruction </w:t>
      </w:r>
      <w:r w:rsidR="00CF2A98" w:rsidRPr="001272CB">
        <w:t>enchainées</w:t>
      </w:r>
      <w:r w:rsidR="00955684" w:rsidRPr="001272CB">
        <w:t xml:space="preserve"> dans le code Matlab, reprises ici sous forme de </w:t>
      </w:r>
      <w:r w:rsidR="00CF2A98" w:rsidRPr="001272CB">
        <w:t>schéma</w:t>
      </w:r>
      <w:r w:rsidR="00955684" w:rsidRPr="001272CB">
        <w:t xml:space="preserve"> bloc :</w:t>
      </w:r>
    </w:p>
    <w:p w14:paraId="26F9DB01" w14:textId="77777777" w:rsidR="00955684" w:rsidRPr="001272CB" w:rsidRDefault="00955684" w:rsidP="00825B0A">
      <w:pPr>
        <w:keepNext/>
        <w:jc w:val="both"/>
      </w:pPr>
      <w:r w:rsidRPr="001272CB">
        <w:rPr>
          <w:noProof/>
          <w:lang w:eastAsia="fr-FR"/>
        </w:rPr>
        <w:drawing>
          <wp:inline distT="0" distB="0" distL="0" distR="0" wp14:anchorId="08127CF2" wp14:editId="48500DBB">
            <wp:extent cx="5922969" cy="886520"/>
            <wp:effectExtent l="0" t="0" r="1905"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09583" cy="899484"/>
                    </a:xfrm>
                    <a:prstGeom prst="rect">
                      <a:avLst/>
                    </a:prstGeom>
                    <a:noFill/>
                  </pic:spPr>
                </pic:pic>
              </a:graphicData>
            </a:graphic>
          </wp:inline>
        </w:drawing>
      </w:r>
    </w:p>
    <w:p w14:paraId="5A5385C3" w14:textId="57A5530E" w:rsidR="00955684" w:rsidRPr="001272CB" w:rsidRDefault="00955684" w:rsidP="00CF2A98">
      <w:pPr>
        <w:pStyle w:val="Lgende"/>
      </w:pPr>
      <w:r w:rsidRPr="001272CB">
        <w:t xml:space="preserve">Figure </w:t>
      </w:r>
      <w:fldSimple w:instr=" SEQ Figure \* ARABIC ">
        <w:ins w:id="498" w:author="Joaquim Estopinan" w:date="2019-09-07T23:36:00Z">
          <w:r w:rsidR="004A6AC7">
            <w:t>18</w:t>
          </w:r>
        </w:ins>
      </w:fldSimple>
      <w:r w:rsidRPr="001272CB">
        <w:t xml:space="preserve"> : Architecture du code</w:t>
      </w:r>
    </w:p>
    <w:p w14:paraId="074D427B" w14:textId="282EF365" w:rsidR="000D1517" w:rsidRDefault="00955684" w:rsidP="00825B0A">
      <w:pPr>
        <w:jc w:val="both"/>
      </w:pPr>
      <w:r w:rsidRPr="001272CB">
        <w:t>Cha</w:t>
      </w:r>
      <w:r w:rsidR="00CF2A98" w:rsidRPr="001272CB">
        <w:t>q</w:t>
      </w:r>
      <w:r w:rsidRPr="001272CB">
        <w:t xml:space="preserve">ue </w:t>
      </w:r>
      <w:r w:rsidR="00C47640" w:rsidRPr="001272CB">
        <w:t>blo</w:t>
      </w:r>
      <w:r w:rsidR="00C47640">
        <w:t>c</w:t>
      </w:r>
      <w:r w:rsidR="00C47640" w:rsidRPr="001272CB">
        <w:t xml:space="preserve"> </w:t>
      </w:r>
      <w:r w:rsidRPr="001272CB">
        <w:t xml:space="preserve">correspondant </w:t>
      </w:r>
      <w:r w:rsidR="00CF2A98" w:rsidRPr="001272CB">
        <w:t>à</w:t>
      </w:r>
      <w:r w:rsidRPr="001272CB">
        <w:t xml:space="preserve"> une f</w:t>
      </w:r>
      <w:r w:rsidR="006C2B02" w:rsidRPr="001272CB">
        <w:t>o</w:t>
      </w:r>
      <w:r w:rsidRPr="001272CB">
        <w:t>nction ou</w:t>
      </w:r>
      <w:r w:rsidR="00560F2C" w:rsidRPr="001272CB">
        <w:t xml:space="preserve"> une section clairement </w:t>
      </w:r>
      <w:r w:rsidR="00CF2A98" w:rsidRPr="001272CB">
        <w:t>définie</w:t>
      </w:r>
      <w:r w:rsidR="00560F2C" w:rsidRPr="001272CB">
        <w:t xml:space="preserve"> dans le code.</w:t>
      </w:r>
    </w:p>
    <w:p w14:paraId="40E4C9EF" w14:textId="1C3D0982" w:rsidR="006319A4" w:rsidRPr="001272CB" w:rsidRDefault="000D1517" w:rsidP="00825B0A">
      <w:pPr>
        <w:jc w:val="both"/>
      </w:pPr>
      <w:r>
        <w:tab/>
        <w:t xml:space="preserve">Il a ensuite été essayé d’estimer les gains de la FT de l’ADC uniquement à partir des valeurs des de la sortie </w:t>
      </w:r>
      <w:ins w:id="499" w:author="Joaquim Estopinan" w:date="2019-09-06T19:43:00Z">
        <w:r w:rsidR="0003016D">
          <w:t xml:space="preserve">numérique </w:t>
        </w:r>
      </w:ins>
      <w:r>
        <w:t xml:space="preserve">des étapes. En effet, en test réel, il est impossible d’avoir accès facilement aux valeurs des résidus. Cependant, la sortie </w:t>
      </w:r>
      <w:ins w:id="500" w:author="Joaquim Estopinan" w:date="2019-09-06T19:43:00Z">
        <w:r w:rsidR="0003016D">
          <w:t xml:space="preserve">numérique </w:t>
        </w:r>
      </w:ins>
      <w:r>
        <w:t>ne contient pas assez d’information pour réaliser ces estimations. C’est pourquoi la méthode suivante est totalement différente. Elle ne nécessite en phase d’application uniquement un échantillon d’information très facile d’accès : Quelques codes de sortie.</w:t>
      </w:r>
      <w:r w:rsidR="006319A4" w:rsidRPr="001272CB">
        <w:br w:type="page"/>
      </w:r>
    </w:p>
    <w:p w14:paraId="2423B0DD" w14:textId="62027AF0" w:rsidR="0032454E" w:rsidRPr="001272CB" w:rsidRDefault="003F1EE0" w:rsidP="00825B0A">
      <w:pPr>
        <w:pStyle w:val="Titre2"/>
        <w:jc w:val="both"/>
        <w:rPr>
          <w:lang w:val="fr-FR"/>
        </w:rPr>
      </w:pPr>
      <w:bookmarkStart w:id="501" w:name="_Toc18682593"/>
      <w:r w:rsidRPr="001272CB">
        <w:rPr>
          <w:lang w:val="fr-FR"/>
        </w:rPr>
        <w:lastRenderedPageBreak/>
        <w:t xml:space="preserve">Reconstruction </w:t>
      </w:r>
      <w:r w:rsidR="0073546B">
        <w:rPr>
          <w:rStyle w:val="Marquedecommentaire"/>
          <w:rFonts w:asciiTheme="minorHAnsi" w:eastAsiaTheme="minorHAnsi" w:hAnsiTheme="minorHAnsi" w:cstheme="minorBidi"/>
          <w:color w:val="auto"/>
          <w:lang w:val="fr-FR"/>
        </w:rPr>
        <w:commentReference w:id="502"/>
      </w:r>
      <w:r w:rsidR="0073546B">
        <w:rPr>
          <w:lang w:val="fr-FR"/>
        </w:rPr>
        <w:t>numériqu</w:t>
      </w:r>
      <w:r w:rsidR="0073546B" w:rsidRPr="001272CB">
        <w:rPr>
          <w:lang w:val="fr-FR"/>
        </w:rPr>
        <w:t>e</w:t>
      </w:r>
      <w:bookmarkEnd w:id="501"/>
    </w:p>
    <w:p w14:paraId="0844DC5D" w14:textId="77777777" w:rsidR="006319A4" w:rsidRPr="001272CB" w:rsidRDefault="006319A4" w:rsidP="00825B0A">
      <w:pPr>
        <w:jc w:val="both"/>
      </w:pPr>
    </w:p>
    <w:p w14:paraId="54C6999A" w14:textId="77777777" w:rsidR="007C570F" w:rsidRPr="001272CB" w:rsidRDefault="007C570F" w:rsidP="00825B0A">
      <w:pPr>
        <w:pStyle w:val="Titre3"/>
        <w:numPr>
          <w:ilvl w:val="0"/>
          <w:numId w:val="6"/>
        </w:numPr>
        <w:jc w:val="both"/>
        <w:rPr>
          <w:lang w:val="fr-FR"/>
        </w:rPr>
      </w:pPr>
      <w:bookmarkStart w:id="503" w:name="_Toc18682594"/>
      <w:r w:rsidRPr="001272CB">
        <w:rPr>
          <w:lang w:val="fr-FR"/>
        </w:rPr>
        <w:t>Principe</w:t>
      </w:r>
      <w:bookmarkEnd w:id="503"/>
    </w:p>
    <w:p w14:paraId="61FF7D2A" w14:textId="589397A7" w:rsidR="007C570F" w:rsidRPr="001272CB" w:rsidRDefault="00F06671" w:rsidP="00CF01A7">
      <w:pPr>
        <w:spacing w:line="240" w:lineRule="auto"/>
        <w:ind w:firstLine="708"/>
        <w:jc w:val="both"/>
      </w:pPr>
      <w:r>
        <w:t>L’étude de l’architecture d’un ADC cyclique montre que les</w:t>
      </w:r>
      <w:r w:rsidR="007C570F" w:rsidRPr="001272CB">
        <w:t xml:space="preserve"> transition</w:t>
      </w:r>
      <w:r>
        <w:t>s</w:t>
      </w:r>
      <w:r w:rsidR="007C570F" w:rsidRPr="001272CB">
        <w:t xml:space="preserve"> entre </w:t>
      </w:r>
      <w:r w:rsidR="00E31A9B">
        <w:t xml:space="preserve">les </w:t>
      </w:r>
      <w:r w:rsidR="007C570F" w:rsidRPr="001272CB">
        <w:t xml:space="preserve">codes de sortie </w:t>
      </w:r>
      <w:r>
        <w:t>proviennent du</w:t>
      </w:r>
      <w:r w:rsidR="007C570F" w:rsidRPr="001272CB">
        <w:t xml:space="preserve"> basculement d’un comparateur à une étape donnée</w:t>
      </w:r>
      <w:r>
        <w:t xml:space="preserve"> de la conversion</w:t>
      </w:r>
      <w:r w:rsidR="007C570F" w:rsidRPr="001272CB">
        <w:t>.</w:t>
      </w:r>
      <w:r w:rsidR="00CF01A7" w:rsidRPr="001272CB">
        <w:t xml:space="preserve"> </w:t>
      </w:r>
      <w:r>
        <w:t xml:space="preserve">La reconstruction de la fonction de transfert de ce type d’ADC revient à </w:t>
      </w:r>
      <w:r w:rsidR="00C42680">
        <w:t>détecter les tensions de seuil des comparateur</w:t>
      </w:r>
      <w:r w:rsidR="001C5A60">
        <w:t>s</w:t>
      </w:r>
      <w:r w:rsidR="00C42680">
        <w:t xml:space="preserve"> pour chaque étape de la conversion et de </w:t>
      </w:r>
      <w:r w:rsidR="0003016D">
        <w:t>créer une</w:t>
      </w:r>
      <w:r w:rsidR="007C570F" w:rsidRPr="001272CB">
        <w:t xml:space="preserve"> table d’association </w:t>
      </w:r>
      <w:r w:rsidR="00C42680">
        <w:t>entre le couple étape de la conversion/</w:t>
      </w:r>
      <w:r w:rsidR="007C570F" w:rsidRPr="001272CB">
        <w:t>comp</w:t>
      </w:r>
      <w:r w:rsidR="00CF01A7" w:rsidRPr="001272CB">
        <w:t>arateur</w:t>
      </w:r>
      <w:r w:rsidR="00C42680">
        <w:t xml:space="preserve"> et les </w:t>
      </w:r>
      <w:r w:rsidR="00CF01A7" w:rsidRPr="001272CB">
        <w:t>transitions de sortie :</w:t>
      </w:r>
    </w:p>
    <w:p w14:paraId="21719465" w14:textId="77777777" w:rsidR="007C570F" w:rsidRPr="001272CB" w:rsidRDefault="007C570F" w:rsidP="00CF2A98">
      <w:pPr>
        <w:keepNext/>
        <w:spacing w:line="240" w:lineRule="auto"/>
        <w:jc w:val="center"/>
      </w:pPr>
      <w:r w:rsidRPr="001272CB">
        <w:rPr>
          <w:noProof/>
          <w:lang w:eastAsia="fr-FR"/>
        </w:rPr>
        <w:drawing>
          <wp:inline distT="0" distB="0" distL="0" distR="0" wp14:anchorId="422B9327" wp14:editId="1CB91F4E">
            <wp:extent cx="2035833" cy="2035833"/>
            <wp:effectExtent l="0" t="0" r="254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51727" cy="2051727"/>
                    </a:xfrm>
                    <a:prstGeom prst="rect">
                      <a:avLst/>
                    </a:prstGeom>
                    <a:noFill/>
                  </pic:spPr>
                </pic:pic>
              </a:graphicData>
            </a:graphic>
          </wp:inline>
        </w:drawing>
      </w:r>
    </w:p>
    <w:p w14:paraId="1D569BE5" w14:textId="1E1EA506" w:rsidR="007C570F" w:rsidRPr="001272CB" w:rsidRDefault="007C570F" w:rsidP="00CF2A98">
      <w:pPr>
        <w:pStyle w:val="Lgende"/>
      </w:pPr>
      <w:r w:rsidRPr="001272CB">
        <w:t xml:space="preserve">Figure </w:t>
      </w:r>
      <w:ins w:id="504" w:author="Joaquim Estopinan" w:date="2019-09-07T23:47:00Z">
        <w:r w:rsidR="00CA2D11">
          <w:rPr>
            <w:noProof/>
          </w:rPr>
          <w:t>19</w:t>
        </w:r>
      </w:ins>
      <w:r w:rsidRPr="001272CB">
        <w:t xml:space="preserve"> : Etape du Mapping</w:t>
      </w:r>
    </w:p>
    <w:p w14:paraId="1EA75252" w14:textId="1C4F7755" w:rsidR="007C570F" w:rsidRPr="001272CB" w:rsidRDefault="00C42680" w:rsidP="00960CFA">
      <w:pPr>
        <w:spacing w:line="240" w:lineRule="auto"/>
        <w:ind w:firstLine="708"/>
        <w:jc w:val="both"/>
      </w:pPr>
      <w:r>
        <w:t xml:space="preserve">La création de </w:t>
      </w:r>
      <w:r w:rsidR="007C570F" w:rsidRPr="001272CB">
        <w:t>cette table d’association</w:t>
      </w:r>
      <w:r>
        <w:t xml:space="preserve"> s’effectue en</w:t>
      </w:r>
      <w:r w:rsidR="007C570F" w:rsidRPr="001272CB">
        <w:t xml:space="preserve"> </w:t>
      </w:r>
      <w:r w:rsidRPr="001272CB">
        <w:t>sélectionn</w:t>
      </w:r>
      <w:r>
        <w:t>ant</w:t>
      </w:r>
      <w:r w:rsidRPr="001272CB">
        <w:t xml:space="preserve"> </w:t>
      </w:r>
      <w:r w:rsidR="00864804">
        <w:t>seulement</w:t>
      </w:r>
      <w:r w:rsidR="00864804" w:rsidRPr="001272CB">
        <w:t xml:space="preserve"> les</w:t>
      </w:r>
      <w:r w:rsidR="007C570F" w:rsidRPr="001272CB">
        <w:t xml:space="preserve"> transitions </w:t>
      </w:r>
      <w:r w:rsidR="001C5A60">
        <w:t xml:space="preserve">représentatives du changement d’état d’un comparateur à une étape donnée. Ce mapping est détaillé dans la section 3 de ce </w:t>
      </w:r>
      <w:r w:rsidR="00864804">
        <w:t>chapitre. Enfin</w:t>
      </w:r>
      <w:r w:rsidR="002B3089">
        <w:t xml:space="preserve">, la largeur des codes de sortie </w:t>
      </w:r>
      <w:r w:rsidR="007C570F" w:rsidRPr="001272CB">
        <w:t>autour des</w:t>
      </w:r>
      <w:r w:rsidR="002B3089">
        <w:t xml:space="preserve"> transitions sélectionnées est mesurée</w:t>
      </w:r>
      <w:r w:rsidR="007C570F" w:rsidRPr="001272CB">
        <w:t xml:space="preserve"> </w:t>
      </w:r>
      <w:r w:rsidR="002B3089">
        <w:t>et la reconstruction de la fonction de transfert</w:t>
      </w:r>
      <w:r w:rsidR="002B3089" w:rsidRPr="001272CB">
        <w:t xml:space="preserve"> </w:t>
      </w:r>
      <w:r w:rsidR="00F75E7B">
        <w:t>s’effectue à partir de la répétition de l’emplacement des transitions et de la largeur du code associée sur toute la dynamique de l’ADC</w:t>
      </w:r>
      <w:r w:rsidR="002B3089">
        <w:t>.</w:t>
      </w:r>
      <w:r w:rsidR="00F75E7B">
        <w:t xml:space="preserve"> Ce simple « copier-coller » est représenté sur la </w:t>
      </w:r>
      <w:r w:rsidR="00F75E7B" w:rsidRPr="00CA2D11">
        <w:rPr>
          <w:i/>
          <w:iCs/>
        </w:rPr>
        <w:t xml:space="preserve">figure </w:t>
      </w:r>
      <w:ins w:id="505" w:author="Joaquim Estopinan" w:date="2019-09-07T23:49:00Z">
        <w:r w:rsidR="00CA2D11" w:rsidRPr="00CA2D11">
          <w:rPr>
            <w:i/>
            <w:iCs/>
          </w:rPr>
          <w:t>20</w:t>
        </w:r>
      </w:ins>
      <w:r w:rsidR="00F75E7B">
        <w:t>.</w:t>
      </w:r>
    </w:p>
    <w:p w14:paraId="140DDB20" w14:textId="0C06B7FB" w:rsidR="007C570F" w:rsidRPr="001272CB" w:rsidRDefault="00E31A9B" w:rsidP="00960CFA">
      <w:pPr>
        <w:spacing w:line="240" w:lineRule="auto"/>
        <w:ind w:firstLine="708"/>
        <w:jc w:val="both"/>
      </w:pPr>
      <w:r>
        <w:t xml:space="preserve">Pour reconstruire la fonction de transfert de ce type </w:t>
      </w:r>
      <w:r w:rsidR="00864804">
        <w:t>d’ADC,</w:t>
      </w:r>
      <w:r>
        <w:t xml:space="preserve"> il faut repérer les changements d’état des comparateurs pour chaque étape de la conversion. </w:t>
      </w:r>
      <w:r w:rsidR="00F06671">
        <w:t>Le</w:t>
      </w:r>
      <w:r w:rsidR="00F06671" w:rsidRPr="001272CB">
        <w:t xml:space="preserve"> cas d’étude</w:t>
      </w:r>
      <w:r w:rsidR="00F06671">
        <w:t xml:space="preserve"> est</w:t>
      </w:r>
      <w:r w:rsidR="00F06671" w:rsidRPr="001272CB">
        <w:t xml:space="preserve"> un convertisseur cyclique 12 </w:t>
      </w:r>
      <w:r w:rsidR="00F06671">
        <w:t>b</w:t>
      </w:r>
      <w:r w:rsidR="00F06671" w:rsidRPr="001272CB">
        <w:t xml:space="preserve">its </w:t>
      </w:r>
      <w:r w:rsidR="00F06671">
        <w:t>à</w:t>
      </w:r>
      <w:r w:rsidR="00F06671" w:rsidRPr="001272CB">
        <w:t xml:space="preserve"> un étage de 1.5 bits (</w:t>
      </w:r>
      <w:r w:rsidR="00F06671">
        <w:t xml:space="preserve">soit </w:t>
      </w:r>
      <w:r w:rsidR="00F06671" w:rsidRPr="001272CB">
        <w:t xml:space="preserve">2 comparateurs). </w:t>
      </w:r>
      <w:r w:rsidR="00F06671">
        <w:t xml:space="preserve">Pour effectuer le mapping, il est donc nécessaire de déterminer l’emplacement de 24 transitions correspondant au changement d’état des deux comparateurs pour chacune des </w:t>
      </w:r>
      <w:r w:rsidR="007C570F" w:rsidRPr="001272CB">
        <w:t>12</w:t>
      </w:r>
      <w:r w:rsidR="00CF2A98" w:rsidRPr="001272CB">
        <w:t xml:space="preserve"> étapes</w:t>
      </w:r>
      <w:r w:rsidR="00F06671">
        <w:t xml:space="preserve"> de la conversion.</w:t>
      </w:r>
      <w:r w:rsidR="007C570F" w:rsidRPr="001272CB">
        <w:t xml:space="preserve"> </w:t>
      </w:r>
    </w:p>
    <w:p w14:paraId="729C0B1A" w14:textId="5659AA76" w:rsidR="0015085A" w:rsidRPr="001272CB" w:rsidRDefault="0015085A" w:rsidP="00960CFA">
      <w:pPr>
        <w:spacing w:line="240" w:lineRule="auto"/>
        <w:ind w:firstLine="708"/>
        <w:jc w:val="both"/>
      </w:pPr>
    </w:p>
    <w:p w14:paraId="6762D24A" w14:textId="77777777" w:rsidR="0015085A" w:rsidRPr="001272CB" w:rsidRDefault="0015085A" w:rsidP="00CF2A98">
      <w:pPr>
        <w:keepNext/>
        <w:ind w:left="360"/>
        <w:jc w:val="center"/>
      </w:pPr>
      <w:r w:rsidRPr="001272CB">
        <w:rPr>
          <w:noProof/>
          <w:lang w:eastAsia="fr-FR"/>
        </w:rPr>
        <w:lastRenderedPageBreak/>
        <w:drawing>
          <wp:inline distT="0" distB="0" distL="0" distR="0" wp14:anchorId="04F2A88A" wp14:editId="6C386842">
            <wp:extent cx="3769744" cy="2729657"/>
            <wp:effectExtent l="0" t="0" r="2540" b="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802899" cy="2753665"/>
                    </a:xfrm>
                    <a:prstGeom prst="rect">
                      <a:avLst/>
                    </a:prstGeom>
                  </pic:spPr>
                </pic:pic>
              </a:graphicData>
            </a:graphic>
          </wp:inline>
        </w:drawing>
      </w:r>
    </w:p>
    <w:p w14:paraId="552A45CF" w14:textId="46049FE9" w:rsidR="007C570F" w:rsidRPr="001272CB" w:rsidRDefault="0015085A" w:rsidP="00CF2A98">
      <w:pPr>
        <w:pStyle w:val="Lgende"/>
      </w:pPr>
      <w:r w:rsidRPr="001272CB">
        <w:t xml:space="preserve">Figure </w:t>
      </w:r>
      <w:ins w:id="506" w:author="Joaquim Estopinan" w:date="2019-09-07T23:49:00Z">
        <w:r w:rsidR="00CA2D11">
          <w:rPr>
            <w:noProof/>
          </w:rPr>
          <w:t>20</w:t>
        </w:r>
      </w:ins>
      <w:r w:rsidRPr="001272CB">
        <w:t xml:space="preserve"> : Principe de la méthode </w:t>
      </w:r>
      <w:r w:rsidR="00F75E7B">
        <w:t>numériqu</w:t>
      </w:r>
      <w:r w:rsidR="00F75E7B" w:rsidRPr="001272CB">
        <w:t xml:space="preserve">e </w:t>
      </w:r>
      <w:r w:rsidRPr="001272CB">
        <w:t>[1]</w:t>
      </w:r>
    </w:p>
    <w:p w14:paraId="0F1374F3" w14:textId="77777777" w:rsidR="00D76A1F" w:rsidRPr="001272CB" w:rsidRDefault="00D76A1F" w:rsidP="00825B0A">
      <w:pPr>
        <w:ind w:firstLine="360"/>
        <w:jc w:val="both"/>
      </w:pPr>
    </w:p>
    <w:p w14:paraId="787A4738" w14:textId="77777777" w:rsidR="0015085A" w:rsidRPr="001272CB" w:rsidRDefault="0015085A" w:rsidP="00825B0A">
      <w:pPr>
        <w:pStyle w:val="Titre3"/>
        <w:numPr>
          <w:ilvl w:val="0"/>
          <w:numId w:val="6"/>
        </w:numPr>
        <w:jc w:val="both"/>
        <w:rPr>
          <w:lang w:val="fr-FR"/>
        </w:rPr>
      </w:pPr>
      <w:bookmarkStart w:id="507" w:name="_Toc18682595"/>
      <w:r w:rsidRPr="001272CB">
        <w:rPr>
          <w:lang w:val="fr-FR"/>
        </w:rPr>
        <w:t>Architecture du code</w:t>
      </w:r>
      <w:bookmarkEnd w:id="507"/>
    </w:p>
    <w:p w14:paraId="060B3159" w14:textId="7969053C" w:rsidR="0015085A" w:rsidRPr="001272CB" w:rsidRDefault="00F75E7B" w:rsidP="00582A86">
      <w:pPr>
        <w:ind w:left="360" w:firstLine="348"/>
        <w:jc w:val="both"/>
      </w:pPr>
      <w:r>
        <w:t>La mise en œuvre de c</w:t>
      </w:r>
      <w:r w:rsidR="0015085A" w:rsidRPr="001272CB">
        <w:t xml:space="preserve">ette </w:t>
      </w:r>
      <w:r w:rsidR="002C206B" w:rsidRPr="001272CB">
        <w:t>méthode</w:t>
      </w:r>
      <w:r w:rsidR="0015085A" w:rsidRPr="001272CB">
        <w:t xml:space="preserve"> </w:t>
      </w:r>
      <w:r>
        <w:t>se</w:t>
      </w:r>
      <w:r w:rsidR="0015085A" w:rsidRPr="001272CB">
        <w:t xml:space="preserve"> </w:t>
      </w:r>
      <w:r w:rsidR="002C206B" w:rsidRPr="001272CB">
        <w:t>divise</w:t>
      </w:r>
      <w:r w:rsidR="0015085A" w:rsidRPr="001272CB">
        <w:t xml:space="preserve"> en deux phases :</w:t>
      </w:r>
    </w:p>
    <w:p w14:paraId="55F55077" w14:textId="2838EB1F" w:rsidR="00CA2D11" w:rsidRDefault="0015085A" w:rsidP="00864804">
      <w:pPr>
        <w:pStyle w:val="Paragraphedeliste"/>
        <w:numPr>
          <w:ilvl w:val="0"/>
          <w:numId w:val="3"/>
        </w:numPr>
        <w:jc w:val="both"/>
        <w:rPr>
          <w:ins w:id="508" w:author="Joaquim Estopinan" w:date="2019-09-07T23:52:00Z"/>
        </w:rPr>
      </w:pPr>
      <w:r w:rsidRPr="001272CB">
        <w:t>Une phase d</w:t>
      </w:r>
      <w:r w:rsidR="00FA52A7" w:rsidRPr="001272CB">
        <w:t xml:space="preserve">e </w:t>
      </w:r>
      <w:r w:rsidR="00FA52A7" w:rsidRPr="00F75E7B">
        <w:rPr>
          <w:b/>
        </w:rPr>
        <w:t>Training</w:t>
      </w:r>
      <w:r w:rsidRPr="001272CB">
        <w:t xml:space="preserve"> </w:t>
      </w:r>
      <w:r w:rsidR="00F75E7B">
        <w:t>sur une petite population d’ADCs.</w:t>
      </w:r>
      <w:r w:rsidRPr="001272CB">
        <w:t xml:space="preserve"> </w:t>
      </w:r>
      <w:r w:rsidR="00F75E7B">
        <w:t>P</w:t>
      </w:r>
      <w:r w:rsidRPr="001272CB">
        <w:t xml:space="preserve">endant </w:t>
      </w:r>
      <w:r w:rsidR="00F75E7B">
        <w:t>cette phase, le</w:t>
      </w:r>
      <w:r w:rsidRPr="001272CB">
        <w:t xml:space="preserve"> Mapping </w:t>
      </w:r>
      <w:r w:rsidR="00F75E7B">
        <w:t>s’effectue en</w:t>
      </w:r>
      <w:r w:rsidRPr="001272CB">
        <w:t xml:space="preserve"> </w:t>
      </w:r>
      <w:r w:rsidR="00FA52A7" w:rsidRPr="001272CB">
        <w:t>enregistr</w:t>
      </w:r>
      <w:r w:rsidR="00F75E7B">
        <w:t>ant</w:t>
      </w:r>
      <w:r w:rsidR="00FA52A7" w:rsidRPr="001272CB">
        <w:t xml:space="preserve"> </w:t>
      </w:r>
      <w:r w:rsidR="00864804">
        <w:t>les</w:t>
      </w:r>
      <w:r w:rsidR="00FA52A7" w:rsidRPr="001272CB">
        <w:t xml:space="preserve"> sorties </w:t>
      </w:r>
      <w:r w:rsidR="00F75E7B">
        <w:t>numérique</w:t>
      </w:r>
      <w:r w:rsidR="00F75E7B" w:rsidRPr="001272CB">
        <w:t xml:space="preserve">s </w:t>
      </w:r>
      <w:r w:rsidR="00FA52A7" w:rsidRPr="001272CB">
        <w:t xml:space="preserve">de toutes les </w:t>
      </w:r>
      <w:r w:rsidR="002C206B" w:rsidRPr="001272CB">
        <w:t>étapes</w:t>
      </w:r>
      <w:r w:rsidR="00FA52A7" w:rsidRPr="001272CB">
        <w:t xml:space="preserve"> de conversion sur </w:t>
      </w:r>
      <w:r w:rsidR="00F75E7B" w:rsidRPr="001272CB">
        <w:t>tout</w:t>
      </w:r>
      <w:r w:rsidR="00F75E7B">
        <w:t>e</w:t>
      </w:r>
      <w:r w:rsidR="00BB13EF">
        <w:t xml:space="preserve"> la</w:t>
      </w:r>
      <w:r w:rsidR="00F75E7B">
        <w:t xml:space="preserve"> dynamiqu</w:t>
      </w:r>
      <w:r w:rsidR="00F75E7B" w:rsidRPr="001272CB">
        <w:t xml:space="preserve">e </w:t>
      </w:r>
      <w:r w:rsidR="00FA52A7" w:rsidRPr="001272CB">
        <w:t>de l’ADC</w:t>
      </w:r>
      <w:r w:rsidR="00F75E7B">
        <w:t xml:space="preserve"> et </w:t>
      </w:r>
      <w:r w:rsidR="00864804">
        <w:t>l</w:t>
      </w:r>
      <w:r w:rsidR="00864804" w:rsidRPr="001272CB">
        <w:t>es</w:t>
      </w:r>
      <w:r w:rsidR="00FA52A7" w:rsidRPr="001272CB">
        <w:t xml:space="preserve"> codes de sortie correspondants</w:t>
      </w:r>
      <w:ins w:id="509" w:author="Joaquim Estopinan" w:date="2019-09-07T23:51:00Z">
        <w:r w:rsidR="00CA2D11">
          <w:t>.</w:t>
        </w:r>
      </w:ins>
    </w:p>
    <w:p w14:paraId="2AA0C3BA" w14:textId="68EE26C4" w:rsidR="00CA2D11" w:rsidRPr="001272CB" w:rsidRDefault="00CA2D11" w:rsidP="00CA2D11">
      <w:pPr>
        <w:pStyle w:val="Paragraphedeliste"/>
        <w:numPr>
          <w:ilvl w:val="0"/>
          <w:numId w:val="3"/>
        </w:numPr>
        <w:jc w:val="both"/>
      </w:pPr>
      <w:r w:rsidRPr="001272CB">
        <w:t>Une phase d’</w:t>
      </w:r>
      <w:r w:rsidRPr="00CA2D11">
        <w:rPr>
          <w:b/>
        </w:rPr>
        <w:t>Application</w:t>
      </w:r>
      <w:r w:rsidRPr="001272CB">
        <w:t xml:space="preserve"> pour les ADCs </w:t>
      </w:r>
      <w:r>
        <w:t>à tester. Pendant cette phase</w:t>
      </w:r>
      <w:r w:rsidRPr="001272CB">
        <w:t xml:space="preserve">, </w:t>
      </w:r>
      <w:r>
        <w:t xml:space="preserve">les données mesurées sont bien moindres car elles correspondent </w:t>
      </w:r>
      <w:r w:rsidRPr="001272CB">
        <w:t xml:space="preserve">uniquement </w:t>
      </w:r>
      <w:r>
        <w:t>à un</w:t>
      </w:r>
      <w:r w:rsidRPr="001272CB">
        <w:t xml:space="preserve"> échantillon des codes de sortie.</w:t>
      </w:r>
      <w:r>
        <w:t xml:space="preserve"> C’est à partir de cet échantillon et du mapping que les performances des ADCs sous test sont estimées.</w:t>
      </w:r>
    </w:p>
    <w:p w14:paraId="763953EF" w14:textId="553F3823" w:rsidR="00FA52A7" w:rsidRPr="001272CB" w:rsidRDefault="007A025A" w:rsidP="00825B0A">
      <w:pPr>
        <w:ind w:left="708"/>
        <w:jc w:val="both"/>
      </w:pPr>
      <w:r>
        <w:t xml:space="preserve">La </w:t>
      </w:r>
      <w:r w:rsidRPr="00864804">
        <w:rPr>
          <w:i/>
          <w:iCs/>
          <w:rPrChange w:id="510" w:author="Joaquim Estopinan" w:date="2019-09-06T20:30:00Z">
            <w:rPr/>
          </w:rPrChange>
        </w:rPr>
        <w:t>figure 2</w:t>
      </w:r>
      <w:r w:rsidR="00CA2D11">
        <w:rPr>
          <w:i/>
          <w:iCs/>
        </w:rPr>
        <w:t>1</w:t>
      </w:r>
      <w:r>
        <w:t xml:space="preserve"> reprend en détail chaque étape de la reconstruction numérique de la fonction de transfert d’un ADC cyclique.</w:t>
      </w:r>
    </w:p>
    <w:p w14:paraId="1055ECF1" w14:textId="77777777" w:rsidR="00AA7853" w:rsidRPr="001272CB" w:rsidRDefault="00AA7853" w:rsidP="00825B0A">
      <w:pPr>
        <w:ind w:left="708"/>
        <w:jc w:val="both"/>
      </w:pPr>
    </w:p>
    <w:p w14:paraId="4B6F896E" w14:textId="77777777" w:rsidR="00AA7853" w:rsidRPr="001272CB" w:rsidRDefault="00FA52A7" w:rsidP="002C206B">
      <w:pPr>
        <w:keepNext/>
        <w:jc w:val="center"/>
      </w:pPr>
      <w:r w:rsidRPr="001272CB">
        <w:rPr>
          <w:noProof/>
          <w:lang w:eastAsia="fr-FR"/>
        </w:rPr>
        <w:drawing>
          <wp:inline distT="0" distB="0" distL="0" distR="0" wp14:anchorId="4B0499AC" wp14:editId="0A883254">
            <wp:extent cx="6096585" cy="148865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08630" cy="1516017"/>
                    </a:xfrm>
                    <a:prstGeom prst="rect">
                      <a:avLst/>
                    </a:prstGeom>
                    <a:noFill/>
                  </pic:spPr>
                </pic:pic>
              </a:graphicData>
            </a:graphic>
          </wp:inline>
        </w:drawing>
      </w:r>
    </w:p>
    <w:p w14:paraId="10F81D6D" w14:textId="74FBD059" w:rsidR="00087595" w:rsidRPr="001272CB" w:rsidRDefault="00AA7853" w:rsidP="00582A86">
      <w:pPr>
        <w:pStyle w:val="Lgende"/>
      </w:pPr>
      <w:r w:rsidRPr="001272CB">
        <w:t xml:space="preserve">Figure </w:t>
      </w:r>
      <w:fldSimple w:instr=" SEQ Figure \* ARABIC ">
        <w:ins w:id="511" w:author="Joaquim Estopinan" w:date="2019-09-07T23:53:00Z">
          <w:r w:rsidR="00CA2D11">
            <w:t>21</w:t>
          </w:r>
        </w:ins>
      </w:fldSimple>
      <w:r w:rsidRPr="001272CB">
        <w:t xml:space="preserve"> : Architecture du code</w:t>
      </w:r>
    </w:p>
    <w:p w14:paraId="198D979F" w14:textId="0457E6DD" w:rsidR="00087595" w:rsidRPr="001272CB" w:rsidRDefault="00087595" w:rsidP="00582A86">
      <w:pPr>
        <w:spacing w:line="240" w:lineRule="auto"/>
        <w:jc w:val="both"/>
      </w:pPr>
      <w:r w:rsidRPr="001272CB">
        <w:t xml:space="preserve">Lors de </w:t>
      </w:r>
      <w:r w:rsidR="00582A86" w:rsidRPr="001272CB">
        <w:t>la</w:t>
      </w:r>
      <w:r w:rsidRPr="001272CB">
        <w:t xml:space="preserve"> phase</w:t>
      </w:r>
      <w:r w:rsidR="00582A86" w:rsidRPr="001272CB">
        <w:t xml:space="preserve"> d’application</w:t>
      </w:r>
      <w:r w:rsidR="00864804">
        <w:t>, il faut</w:t>
      </w:r>
      <w:r w:rsidRPr="001272CB">
        <w:t> :</w:t>
      </w:r>
    </w:p>
    <w:p w14:paraId="67FE6B01" w14:textId="5A3A9B5A" w:rsidR="00087595" w:rsidRPr="001272CB" w:rsidRDefault="00087595" w:rsidP="00825B0A">
      <w:pPr>
        <w:spacing w:line="240" w:lineRule="auto"/>
        <w:ind w:firstLine="708"/>
        <w:jc w:val="both"/>
      </w:pPr>
      <w:r w:rsidRPr="001272CB">
        <w:t xml:space="preserve">- </w:t>
      </w:r>
      <w:r w:rsidR="004C535E">
        <w:t>C</w:t>
      </w:r>
      <w:r w:rsidRPr="001272CB">
        <w:t>ommence</w:t>
      </w:r>
      <w:r w:rsidR="004C535E">
        <w:t>r</w:t>
      </w:r>
      <w:r w:rsidRPr="001272CB">
        <w:t xml:space="preserve"> par repérer l’offset pour former des intervalles centrés autour des transitions visées contenues dans le Set. </w:t>
      </w:r>
      <w:r w:rsidR="00AD606B">
        <w:t>L</w:t>
      </w:r>
      <w:r w:rsidRPr="001272CB">
        <w:t>a suite du signal d’entrée adapté à l’ADC testé</w:t>
      </w:r>
      <w:r w:rsidR="00AD606B">
        <w:t xml:space="preserve"> est ensuite générée</w:t>
      </w:r>
      <w:r w:rsidRPr="001272CB">
        <w:t>.</w:t>
      </w:r>
    </w:p>
    <w:p w14:paraId="265BE0B4" w14:textId="325F93A8" w:rsidR="004B3562" w:rsidRPr="001272CB" w:rsidRDefault="004B3562" w:rsidP="00825B0A">
      <w:pPr>
        <w:spacing w:line="240" w:lineRule="auto"/>
        <w:ind w:firstLine="708"/>
        <w:jc w:val="both"/>
      </w:pPr>
      <w:r w:rsidRPr="001272CB">
        <w:t xml:space="preserve">- </w:t>
      </w:r>
      <w:r w:rsidR="00864804">
        <w:t>S</w:t>
      </w:r>
      <w:r w:rsidR="00864804" w:rsidRPr="001272CB">
        <w:t>timule</w:t>
      </w:r>
      <w:r w:rsidR="00864804">
        <w:t>r</w:t>
      </w:r>
      <w:r w:rsidR="00864804" w:rsidRPr="001272CB">
        <w:t xml:space="preserve"> l’ADC</w:t>
      </w:r>
      <w:r w:rsidRPr="001272CB">
        <w:t xml:space="preserve"> avec </w:t>
      </w:r>
      <w:r w:rsidR="004C535E">
        <w:t>u</w:t>
      </w:r>
      <w:r w:rsidR="004C535E" w:rsidRPr="001272CB">
        <w:t xml:space="preserve">n </w:t>
      </w:r>
      <w:r w:rsidRPr="001272CB">
        <w:t>signal d’entrée adapt</w:t>
      </w:r>
      <w:r w:rsidR="00B0259E">
        <w:t>é</w:t>
      </w:r>
    </w:p>
    <w:p w14:paraId="2DC81CFA" w14:textId="20DB3E94" w:rsidR="00087595" w:rsidRPr="001272CB" w:rsidRDefault="00087595" w:rsidP="00825B0A">
      <w:pPr>
        <w:spacing w:line="240" w:lineRule="auto"/>
        <w:ind w:firstLine="708"/>
        <w:jc w:val="both"/>
      </w:pPr>
      <w:r w:rsidRPr="001272CB">
        <w:lastRenderedPageBreak/>
        <w:t xml:space="preserve">- </w:t>
      </w:r>
      <w:r w:rsidR="004C535E">
        <w:t>M</w:t>
      </w:r>
      <w:r w:rsidRPr="001272CB">
        <w:t>esure</w:t>
      </w:r>
      <w:r w:rsidR="004C535E">
        <w:t>r</w:t>
      </w:r>
      <w:r w:rsidRPr="001272CB">
        <w:t xml:space="preserve"> les largeurs de codes autour des transitions sélectionnées</w:t>
      </w:r>
    </w:p>
    <w:p w14:paraId="710C7683" w14:textId="17B0719F" w:rsidR="00087595" w:rsidRPr="001272CB" w:rsidRDefault="00087595" w:rsidP="00825B0A">
      <w:pPr>
        <w:spacing w:line="240" w:lineRule="auto"/>
        <w:ind w:firstLine="708"/>
        <w:jc w:val="both"/>
      </w:pPr>
      <w:r w:rsidRPr="001272CB">
        <w:t xml:space="preserve">- </w:t>
      </w:r>
      <w:r w:rsidR="004C535E">
        <w:t>E</w:t>
      </w:r>
      <w:r w:rsidRPr="001272CB">
        <w:t>tend</w:t>
      </w:r>
      <w:r w:rsidR="004C535E">
        <w:t>re</w:t>
      </w:r>
      <w:r w:rsidRPr="001272CB">
        <w:t xml:space="preserve"> les mesures autour des transitions non sélectionnées</w:t>
      </w:r>
    </w:p>
    <w:p w14:paraId="062B7BAD" w14:textId="4A2A4318" w:rsidR="00087595" w:rsidRPr="001272CB" w:rsidRDefault="00087595" w:rsidP="00825B0A">
      <w:pPr>
        <w:spacing w:line="240" w:lineRule="auto"/>
        <w:ind w:firstLine="708"/>
        <w:jc w:val="both"/>
      </w:pPr>
      <w:r w:rsidRPr="001272CB">
        <w:t xml:space="preserve">- </w:t>
      </w:r>
      <w:r w:rsidR="004C535E">
        <w:t>C</w:t>
      </w:r>
      <w:r w:rsidRPr="001272CB">
        <w:t>alculer</w:t>
      </w:r>
      <w:r w:rsidR="004C535E">
        <w:t xml:space="preserve"> les performances statiques :</w:t>
      </w:r>
      <w:r w:rsidRPr="001272CB">
        <w:t xml:space="preserve"> DNL &amp; INL</w:t>
      </w:r>
      <w:r w:rsidR="00846720" w:rsidRPr="001272CB">
        <w:t>.</w:t>
      </w:r>
    </w:p>
    <w:p w14:paraId="4D344788" w14:textId="77777777" w:rsidR="00846720" w:rsidRPr="001272CB" w:rsidRDefault="00846720" w:rsidP="00825B0A">
      <w:pPr>
        <w:spacing w:line="240" w:lineRule="auto"/>
        <w:ind w:firstLine="708"/>
        <w:jc w:val="both"/>
      </w:pPr>
    </w:p>
    <w:p w14:paraId="69A90246" w14:textId="77777777" w:rsidR="00846720" w:rsidRPr="001272CB" w:rsidRDefault="00846720" w:rsidP="00825B0A">
      <w:pPr>
        <w:pStyle w:val="Titre3"/>
        <w:numPr>
          <w:ilvl w:val="0"/>
          <w:numId w:val="6"/>
        </w:numPr>
        <w:jc w:val="both"/>
        <w:rPr>
          <w:lang w:val="fr-FR"/>
        </w:rPr>
      </w:pPr>
      <w:bookmarkStart w:id="512" w:name="_Toc18682596"/>
      <w:r w:rsidRPr="001272CB">
        <w:rPr>
          <w:lang w:val="fr-FR"/>
        </w:rPr>
        <w:t>Retour sur le Mapping</w:t>
      </w:r>
      <w:bookmarkEnd w:id="512"/>
    </w:p>
    <w:p w14:paraId="13C9176A" w14:textId="77777777" w:rsidR="00846720" w:rsidRPr="001272CB" w:rsidRDefault="00846720" w:rsidP="00825B0A">
      <w:pPr>
        <w:pStyle w:val="Titre4"/>
        <w:jc w:val="both"/>
      </w:pPr>
      <w:r w:rsidRPr="001272CB">
        <w:t xml:space="preserve">Transitions </w:t>
      </w:r>
      <w:r w:rsidR="0088265E" w:rsidRPr="001272CB">
        <w:t>forcées</w:t>
      </w:r>
      <w:r w:rsidRPr="001272CB">
        <w:t xml:space="preserve"> et naturelles d’une </w:t>
      </w:r>
      <w:r w:rsidR="002C206B" w:rsidRPr="001272CB">
        <w:t>étape</w:t>
      </w:r>
    </w:p>
    <w:p w14:paraId="24940B23" w14:textId="4E8C09CA" w:rsidR="00846720" w:rsidRPr="001272CB" w:rsidRDefault="00846720" w:rsidP="00825B0A">
      <w:pPr>
        <w:jc w:val="both"/>
      </w:pPr>
      <w:r w:rsidRPr="001272CB">
        <w:tab/>
        <w:t>Pour bien comprendre l’</w:t>
      </w:r>
      <w:r w:rsidR="002C206B" w:rsidRPr="001272CB">
        <w:t>étape</w:t>
      </w:r>
      <w:r w:rsidRPr="001272CB">
        <w:t xml:space="preserve"> de Mapping, cette distinction est </w:t>
      </w:r>
      <w:r w:rsidR="002C206B" w:rsidRPr="001272CB">
        <w:t>nécessaire</w:t>
      </w:r>
      <w:r w:rsidRPr="001272CB">
        <w:t>.</w:t>
      </w:r>
      <w:r w:rsidR="00D76A1F" w:rsidRPr="001272CB">
        <w:t xml:space="preserve"> Une transition naturelle d’une </w:t>
      </w:r>
      <w:r w:rsidR="002C206B" w:rsidRPr="001272CB">
        <w:t>étape</w:t>
      </w:r>
      <w:r w:rsidR="00D76A1F" w:rsidRPr="001272CB">
        <w:t xml:space="preserve"> </w:t>
      </w:r>
      <w:r w:rsidR="002C206B" w:rsidRPr="001272CB">
        <w:t>donnée</w:t>
      </w:r>
      <w:r w:rsidR="00D76A1F" w:rsidRPr="001272CB">
        <w:t xml:space="preserve"> </w:t>
      </w:r>
      <w:r w:rsidR="00D76A1F" w:rsidRPr="001272CB">
        <w:rPr>
          <w:i/>
        </w:rPr>
        <w:t>s</w:t>
      </w:r>
      <w:r w:rsidR="00D76A1F" w:rsidRPr="001272CB">
        <w:t xml:space="preserve"> est due au franchissement d’un des deux comparateurs de cette </w:t>
      </w:r>
      <w:r w:rsidR="002C206B" w:rsidRPr="001272CB">
        <w:t>étape</w:t>
      </w:r>
      <w:r w:rsidR="00D76A1F" w:rsidRPr="001272CB">
        <w:t xml:space="preserve"> </w:t>
      </w:r>
      <w:r w:rsidR="00D76A1F" w:rsidRPr="001272CB">
        <w:rPr>
          <w:i/>
        </w:rPr>
        <w:t>s</w:t>
      </w:r>
      <w:r w:rsidR="00D76A1F" w:rsidRPr="001272CB">
        <w:t>. En effet, lorsqu</w:t>
      </w:r>
      <w:r w:rsidR="009B5494">
        <w:t>e</w:t>
      </w:r>
      <w:r w:rsidR="00D76A1F" w:rsidRPr="001272CB">
        <w:t xml:space="preserve"> la sortie </w:t>
      </w:r>
      <w:ins w:id="513" w:author="Joaquim Estopinan" w:date="2019-09-06T19:39:00Z">
        <w:r w:rsidR="0003016D">
          <w:t>numérique</w:t>
        </w:r>
      </w:ins>
      <w:ins w:id="514" w:author="Joaquim Estopinan" w:date="2019-09-06T19:40:00Z">
        <w:r w:rsidR="0003016D">
          <w:t xml:space="preserve"> </w:t>
        </w:r>
      </w:ins>
      <w:r w:rsidR="002C206B" w:rsidRPr="001272CB">
        <w:t>de l’étape</w:t>
      </w:r>
      <w:r w:rsidR="00D76A1F" w:rsidRPr="001272CB">
        <w:t xml:space="preserve"> </w:t>
      </w:r>
      <w:r w:rsidR="00D76A1F" w:rsidRPr="001272CB">
        <w:rPr>
          <w:i/>
        </w:rPr>
        <w:t>s</w:t>
      </w:r>
      <w:ins w:id="515" w:author="Joaquim Estopinan" w:date="2019-09-07T15:49:00Z">
        <w:r w:rsidR="009B5494">
          <w:rPr>
            <w:i/>
          </w:rPr>
          <w:t xml:space="preserve"> </w:t>
        </w:r>
        <w:r w:rsidR="009B5494" w:rsidRPr="009B5494">
          <w:rPr>
            <w:iCs/>
            <w:rPrChange w:id="516" w:author="Joaquim Estopinan" w:date="2019-09-07T15:49:00Z">
              <w:rPr>
                <w:i/>
              </w:rPr>
            </w:rPrChange>
          </w:rPr>
          <w:t>est observée</w:t>
        </w:r>
      </w:ins>
      <w:r w:rsidR="00D76A1F" w:rsidRPr="001272CB">
        <w:t xml:space="preserve">, </w:t>
      </w:r>
      <w:ins w:id="517" w:author="Joaquim Estopinan" w:date="2019-09-07T15:50:00Z">
        <w:r w:rsidR="009B5494">
          <w:t>les</w:t>
        </w:r>
      </w:ins>
      <w:r w:rsidR="00D76A1F" w:rsidRPr="001272CB">
        <w:t xml:space="preserve"> transitions peuvent avoir deux </w:t>
      </w:r>
      <w:r w:rsidR="00B0259E" w:rsidRPr="001272CB">
        <w:t>sources :</w:t>
      </w:r>
    </w:p>
    <w:p w14:paraId="5E7BF815" w14:textId="77777777" w:rsidR="00D76A1F" w:rsidRPr="001272CB" w:rsidRDefault="00D76A1F" w:rsidP="00825B0A">
      <w:pPr>
        <w:pStyle w:val="Paragraphedeliste"/>
        <w:numPr>
          <w:ilvl w:val="0"/>
          <w:numId w:val="3"/>
        </w:numPr>
        <w:jc w:val="both"/>
      </w:pPr>
      <w:r w:rsidRPr="001272CB">
        <w:t>Soit le basculement d’un comparateur de l’</w:t>
      </w:r>
      <w:r w:rsidR="002C206B" w:rsidRPr="001272CB">
        <w:t>étape</w:t>
      </w:r>
      <w:r w:rsidRPr="001272CB">
        <w:t xml:space="preserve"> </w:t>
      </w:r>
      <w:r w:rsidRPr="001272CB">
        <w:rPr>
          <w:i/>
        </w:rPr>
        <w:t>s</w:t>
      </w:r>
    </w:p>
    <w:p w14:paraId="54E92A93" w14:textId="440733B6" w:rsidR="00D76A1F" w:rsidRPr="001272CB" w:rsidRDefault="00D76A1F" w:rsidP="00825B0A">
      <w:pPr>
        <w:pStyle w:val="Paragraphedeliste"/>
        <w:numPr>
          <w:ilvl w:val="0"/>
          <w:numId w:val="3"/>
        </w:numPr>
        <w:jc w:val="both"/>
      </w:pPr>
      <w:r w:rsidRPr="001272CB">
        <w:t xml:space="preserve">Soit </w:t>
      </w:r>
      <w:ins w:id="518" w:author="Joaquim Estopinan" w:date="2019-09-07T23:55:00Z">
        <w:r w:rsidR="00CA2D11">
          <w:t>le basculement</w:t>
        </w:r>
      </w:ins>
      <w:r w:rsidRPr="001272CB">
        <w:t xml:space="preserve"> d’un comparateur d’une </w:t>
      </w:r>
      <w:r w:rsidR="002C206B" w:rsidRPr="001272CB">
        <w:t>étape</w:t>
      </w:r>
      <w:r w:rsidRPr="001272CB">
        <w:t xml:space="preserve"> </w:t>
      </w:r>
      <w:r w:rsidR="002C206B" w:rsidRPr="001272CB">
        <w:t>antérieure</w:t>
      </w:r>
      <w:r w:rsidRPr="001272CB">
        <w:t>.</w:t>
      </w:r>
    </w:p>
    <w:p w14:paraId="1013274A" w14:textId="75A65363" w:rsidR="00E535A5" w:rsidRPr="001272CB" w:rsidRDefault="00273EA9" w:rsidP="00825B0A">
      <w:pPr>
        <w:ind w:left="360"/>
        <w:jc w:val="both"/>
      </w:pPr>
      <w:r>
        <w:t xml:space="preserve">La </w:t>
      </w:r>
      <w:r w:rsidRPr="00031994">
        <w:rPr>
          <w:i/>
          <w:iCs/>
        </w:rPr>
        <w:t>figure 2</w:t>
      </w:r>
      <w:ins w:id="519" w:author="Joaquim Estopinan" w:date="2019-09-07T23:55:00Z">
        <w:r w:rsidR="00CA2D11">
          <w:rPr>
            <w:i/>
            <w:iCs/>
          </w:rPr>
          <w:t>2</w:t>
        </w:r>
      </w:ins>
      <w:r>
        <w:t xml:space="preserve"> représente</w:t>
      </w:r>
      <w:r w:rsidRPr="001272CB">
        <w:t xml:space="preserve"> </w:t>
      </w:r>
      <w:r w:rsidR="00D76A1F" w:rsidRPr="001272CB">
        <w:t xml:space="preserve">un graphe des deux premiers </w:t>
      </w:r>
      <w:r w:rsidR="002C206B" w:rsidRPr="001272CB">
        <w:t>résidus</w:t>
      </w:r>
      <w:r w:rsidR="00D76A1F" w:rsidRPr="001272CB">
        <w:t xml:space="preserve"> d’un convertisseu</w:t>
      </w:r>
      <w:r w:rsidR="00E535A5" w:rsidRPr="001272CB">
        <w:t xml:space="preserve">r 12 </w:t>
      </w:r>
      <w:r w:rsidR="00B0259E">
        <w:t>b</w:t>
      </w:r>
      <w:r w:rsidR="00E535A5" w:rsidRPr="001272CB">
        <w:t xml:space="preserve">its -1.5 </w:t>
      </w:r>
      <w:r w:rsidR="00B0259E">
        <w:t>b</w:t>
      </w:r>
      <w:r w:rsidR="00E535A5" w:rsidRPr="001272CB">
        <w:t xml:space="preserve">its par </w:t>
      </w:r>
      <w:r w:rsidR="002C206B" w:rsidRPr="001272CB">
        <w:t>étape</w:t>
      </w:r>
      <w:r w:rsidR="00E535A5" w:rsidRPr="001272CB">
        <w:t xml:space="preserve">- qui illustre cette </w:t>
      </w:r>
      <w:ins w:id="520" w:author="Joaquim Estopinan" w:date="2019-09-07T15:50:00Z">
        <w:r w:rsidR="009B5494" w:rsidRPr="001272CB">
          <w:t>distinction :</w:t>
        </w:r>
      </w:ins>
    </w:p>
    <w:p w14:paraId="49D70C36" w14:textId="77777777" w:rsidR="00500EFA" w:rsidRPr="001272CB" w:rsidRDefault="00500EFA" w:rsidP="002C206B">
      <w:pPr>
        <w:keepNext/>
        <w:jc w:val="center"/>
      </w:pPr>
      <w:r w:rsidRPr="001272CB">
        <w:rPr>
          <w:noProof/>
          <w:lang w:eastAsia="fr-FR"/>
        </w:rPr>
        <w:drawing>
          <wp:inline distT="0" distB="0" distL="0" distR="0" wp14:anchorId="25FF8800" wp14:editId="5711266A">
            <wp:extent cx="5737616" cy="3597215"/>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002" cy="3606862"/>
                    </a:xfrm>
                    <a:prstGeom prst="rect">
                      <a:avLst/>
                    </a:prstGeom>
                    <a:noFill/>
                  </pic:spPr>
                </pic:pic>
              </a:graphicData>
            </a:graphic>
          </wp:inline>
        </w:drawing>
      </w:r>
    </w:p>
    <w:p w14:paraId="59FC54A6" w14:textId="628034C0" w:rsidR="00846720" w:rsidRPr="001272CB" w:rsidRDefault="00500EFA" w:rsidP="002C206B">
      <w:pPr>
        <w:pStyle w:val="Lgende"/>
      </w:pPr>
      <w:r w:rsidRPr="001272CB">
        <w:t xml:space="preserve">Figure </w:t>
      </w:r>
      <w:fldSimple w:instr=" SEQ Figure \* ARABIC ">
        <w:ins w:id="521" w:author="Joaquim Estopinan" w:date="2019-09-07T23:55:00Z">
          <w:r w:rsidR="00CA2D11">
            <w:t>22</w:t>
          </w:r>
        </w:ins>
      </w:fldSimple>
      <w:r w:rsidRPr="001272CB">
        <w:t xml:space="preserve"> : Transitions forcées et naturelles de l’étape 2</w:t>
      </w:r>
    </w:p>
    <w:p w14:paraId="404846C3" w14:textId="2DA8729F" w:rsidR="0088265E" w:rsidRPr="001272CB" w:rsidRDefault="00CE1967" w:rsidP="00825B0A">
      <w:pPr>
        <w:jc w:val="both"/>
      </w:pPr>
      <w:r w:rsidRPr="001272CB">
        <w:tab/>
        <w:t xml:space="preserve">Pour effectuer le Mapping, les sorties </w:t>
      </w:r>
      <w:ins w:id="522" w:author="Joaquim Estopinan" w:date="2019-09-06T19:40:00Z">
        <w:r w:rsidR="0003016D">
          <w:t xml:space="preserve">numériques </w:t>
        </w:r>
      </w:ins>
      <w:r w:rsidRPr="001272CB">
        <w:t xml:space="preserve">de toutes les </w:t>
      </w:r>
      <w:r w:rsidR="002C206B" w:rsidRPr="001272CB">
        <w:t>étapes</w:t>
      </w:r>
      <w:ins w:id="523" w:author="Joaquim Estopinan" w:date="2019-09-07T15:51:00Z">
        <w:r w:rsidR="009B5494">
          <w:t xml:space="preserve"> sont </w:t>
        </w:r>
      </w:ins>
      <w:ins w:id="524" w:author="Joaquim Estopinan" w:date="2019-09-07T23:56:00Z">
        <w:r w:rsidR="00CA2D11">
          <w:t>enregistrées</w:t>
        </w:r>
        <w:r w:rsidR="00CA2D11" w:rsidRPr="001272CB">
          <w:t>. Pour</w:t>
        </w:r>
      </w:ins>
      <w:r w:rsidR="00CE17FE" w:rsidRPr="001272CB">
        <w:t xml:space="preserve"> pouvoir proprement </w:t>
      </w:r>
      <w:r w:rsidR="002C206B" w:rsidRPr="001272CB">
        <w:t>caractériser</w:t>
      </w:r>
      <w:r w:rsidR="00CE17FE" w:rsidRPr="001272CB">
        <w:t xml:space="preserve"> les comparateurs d’une </w:t>
      </w:r>
      <w:r w:rsidR="002C206B" w:rsidRPr="001272CB">
        <w:t>étape</w:t>
      </w:r>
      <w:r w:rsidR="00CE17FE" w:rsidRPr="001272CB">
        <w:t xml:space="preserve"> </w:t>
      </w:r>
      <w:r w:rsidR="002C206B" w:rsidRPr="001272CB">
        <w:t>donnée</w:t>
      </w:r>
      <w:r w:rsidR="00CE17FE" w:rsidRPr="001272CB">
        <w:t xml:space="preserve">, </w:t>
      </w:r>
      <w:ins w:id="525" w:author="Joaquim Estopinan" w:date="2019-09-07T15:52:00Z">
        <w:r w:rsidR="00EA56DD" w:rsidRPr="001272CB">
          <w:t xml:space="preserve">uniquement les transitions naturelles </w:t>
        </w:r>
      </w:ins>
      <w:r w:rsidR="00CE17FE" w:rsidRPr="001272CB">
        <w:t xml:space="preserve">sur chaque sortie </w:t>
      </w:r>
      <w:ins w:id="526" w:author="Joaquim Estopinan" w:date="2019-09-06T19:40:00Z">
        <w:r w:rsidR="0003016D">
          <w:t xml:space="preserve">numérique </w:t>
        </w:r>
      </w:ins>
      <w:r w:rsidR="00CE17FE" w:rsidRPr="001272CB">
        <w:t>d’</w:t>
      </w:r>
      <w:r w:rsidR="002C206B" w:rsidRPr="001272CB">
        <w:t>étape</w:t>
      </w:r>
      <w:ins w:id="527" w:author="Joaquim Estopinan" w:date="2019-09-07T15:52:00Z">
        <w:r w:rsidR="00EA56DD">
          <w:t xml:space="preserve"> sont r</w:t>
        </w:r>
      </w:ins>
      <w:ins w:id="528" w:author="Joaquim Estopinan" w:date="2019-09-07T23:56:00Z">
        <w:r w:rsidR="00CA2D11">
          <w:t>etenues</w:t>
        </w:r>
      </w:ins>
      <w:r w:rsidR="00CE17FE" w:rsidRPr="001272CB">
        <w:t xml:space="preserve">, c’est </w:t>
      </w:r>
      <w:r w:rsidR="002C206B" w:rsidRPr="001272CB">
        <w:t>à</w:t>
      </w:r>
      <w:r w:rsidR="00CE17FE" w:rsidRPr="001272CB">
        <w:t xml:space="preserve"> dire (00</w:t>
      </w:r>
      <w:r w:rsidR="00CE17FE" w:rsidRPr="001272CB">
        <w:sym w:font="Wingdings" w:char="F0E0"/>
      </w:r>
      <w:r w:rsidR="00CE17FE" w:rsidRPr="001272CB">
        <w:t>01</w:t>
      </w:r>
      <w:r w:rsidR="002F72BA" w:rsidRPr="001272CB">
        <w:t>, comparateur 1</w:t>
      </w:r>
      <w:r w:rsidR="00CE17FE" w:rsidRPr="001272CB">
        <w:t>) et (01</w:t>
      </w:r>
      <w:r w:rsidR="00CE17FE" w:rsidRPr="001272CB">
        <w:sym w:font="Wingdings" w:char="F0E0"/>
      </w:r>
      <w:r w:rsidR="00CE17FE" w:rsidRPr="001272CB">
        <w:t>10</w:t>
      </w:r>
      <w:r w:rsidR="002F72BA" w:rsidRPr="001272CB">
        <w:t>, comparateur 2</w:t>
      </w:r>
      <w:r w:rsidR="00CE17FE" w:rsidRPr="001272CB">
        <w:t>).</w:t>
      </w:r>
      <w:r w:rsidR="0088265E" w:rsidRPr="001272CB">
        <w:t xml:space="preserve"> </w:t>
      </w:r>
    </w:p>
    <w:p w14:paraId="2FCF743E" w14:textId="36BDD17A" w:rsidR="00582A86" w:rsidRDefault="00582A86" w:rsidP="00825B0A">
      <w:pPr>
        <w:jc w:val="both"/>
        <w:rPr>
          <w:ins w:id="529" w:author="Joaquim Estopinan" w:date="2019-09-07T23:57:00Z"/>
        </w:rPr>
      </w:pPr>
    </w:p>
    <w:p w14:paraId="2B19FBAE" w14:textId="77777777" w:rsidR="004E07AA" w:rsidRPr="001272CB" w:rsidRDefault="004E07AA" w:rsidP="00825B0A">
      <w:pPr>
        <w:jc w:val="both"/>
      </w:pPr>
    </w:p>
    <w:p w14:paraId="44AB3A5A" w14:textId="77777777" w:rsidR="0088265E" w:rsidRPr="001272CB" w:rsidRDefault="0088265E" w:rsidP="002C206B">
      <w:pPr>
        <w:pStyle w:val="Titre4"/>
        <w:jc w:val="both"/>
      </w:pPr>
      <w:r w:rsidRPr="001272CB">
        <w:lastRenderedPageBreak/>
        <w:t>Association Transition sur code de sortie – comparateur</w:t>
      </w:r>
    </w:p>
    <w:p w14:paraId="77EA61A3" w14:textId="7F6B5481" w:rsidR="00541FE3" w:rsidRPr="001272CB" w:rsidRDefault="0088265E" w:rsidP="00825B0A">
      <w:pPr>
        <w:ind w:firstLine="360"/>
        <w:jc w:val="both"/>
      </w:pPr>
      <w:r w:rsidRPr="001272CB">
        <w:t xml:space="preserve">Pour chaque transition naturelle </w:t>
      </w:r>
      <w:r w:rsidR="002C206B" w:rsidRPr="001272CB">
        <w:t>repérée</w:t>
      </w:r>
      <w:r w:rsidRPr="001272CB">
        <w:t xml:space="preserve"> sur une sortie </w:t>
      </w:r>
      <w:ins w:id="530" w:author="Joaquim Estopinan" w:date="2019-09-06T19:40:00Z">
        <w:r w:rsidR="0003016D">
          <w:t xml:space="preserve">numérique </w:t>
        </w:r>
      </w:ins>
      <w:r w:rsidRPr="001272CB">
        <w:t>entre les instants i et i+1</w:t>
      </w:r>
      <w:r w:rsidR="00541FE3" w:rsidRPr="001272CB">
        <w:t> :</w:t>
      </w:r>
    </w:p>
    <w:p w14:paraId="75B0AD56" w14:textId="2A4AD74C" w:rsidR="0088265E" w:rsidRPr="001272CB" w:rsidRDefault="00EA56DD" w:rsidP="00825B0A">
      <w:pPr>
        <w:pStyle w:val="Paragraphedeliste"/>
        <w:numPr>
          <w:ilvl w:val="0"/>
          <w:numId w:val="3"/>
        </w:numPr>
        <w:jc w:val="both"/>
      </w:pPr>
      <w:ins w:id="531" w:author="Joaquim Estopinan" w:date="2019-09-07T15:53:00Z">
        <w:r>
          <w:t>Toutes</w:t>
        </w:r>
      </w:ins>
      <w:r w:rsidR="00541FE3" w:rsidRPr="001272CB">
        <w:t xml:space="preserve"> les autres sorties de la chaine de conversion à ces deux instants</w:t>
      </w:r>
      <w:ins w:id="532" w:author="Joaquim Estopinan" w:date="2019-09-07T15:53:00Z">
        <w:r>
          <w:t xml:space="preserve"> sont notées</w:t>
        </w:r>
      </w:ins>
      <w:r w:rsidR="00541FE3" w:rsidRPr="001272CB">
        <w:t xml:space="preserve">. </w:t>
      </w:r>
      <w:ins w:id="533" w:author="Joaquim Estopinan" w:date="2019-09-07T15:56:00Z">
        <w:r>
          <w:t>De cette manière, s</w:t>
        </w:r>
      </w:ins>
      <w:r w:rsidR="00541FE3" w:rsidRPr="001272CB">
        <w:t>’il y a eu d’autres transitions traversées entre ces deux instants, au niveau d’un autre comparateur</w:t>
      </w:r>
      <w:ins w:id="534" w:author="Joaquim Estopinan" w:date="2019-09-07T15:56:00Z">
        <w:r>
          <w:t>, elles sont repérées</w:t>
        </w:r>
      </w:ins>
      <w:del w:id="535" w:author="Joaquim Estopinan" w:date="2019-09-07T15:56:00Z">
        <w:r w:rsidR="00541FE3" w:rsidRPr="001272CB" w:rsidDel="00EA56DD">
          <w:delText>.</w:delText>
        </w:r>
      </w:del>
    </w:p>
    <w:p w14:paraId="15F6B7A7" w14:textId="18E9AB18" w:rsidR="00541FE3" w:rsidRPr="001272CB" w:rsidRDefault="00EA56DD" w:rsidP="00825B0A">
      <w:pPr>
        <w:pStyle w:val="Paragraphedeliste"/>
        <w:numPr>
          <w:ilvl w:val="0"/>
          <w:numId w:val="3"/>
        </w:numPr>
        <w:jc w:val="both"/>
      </w:pPr>
      <w:r>
        <w:t>L</w:t>
      </w:r>
      <w:r w:rsidR="00541FE3" w:rsidRPr="001272CB">
        <w:t>a transition correspondante sur le code de sortie de l’ADC</w:t>
      </w:r>
      <w:r>
        <w:t xml:space="preserve"> est calculée à</w:t>
      </w:r>
      <w:r w:rsidRPr="001272CB">
        <w:t xml:space="preserve"> partir des sorties </w:t>
      </w:r>
      <w:r>
        <w:t>numérique</w:t>
      </w:r>
      <w:r w:rsidRPr="001272CB">
        <w:t xml:space="preserve">s </w:t>
      </w:r>
      <w:ins w:id="536" w:author="Joaquim Estopinan" w:date="2019-09-07T23:57:00Z">
        <w:r w:rsidR="004E07AA" w:rsidRPr="001272CB">
          <w:t>enregistrées</w:t>
        </w:r>
        <w:r w:rsidR="004E07AA">
          <w:t>.</w:t>
        </w:r>
      </w:ins>
    </w:p>
    <w:p w14:paraId="34F03B70" w14:textId="197DDCE9" w:rsidR="00143F37" w:rsidRPr="001272CB" w:rsidRDefault="00EA56DD" w:rsidP="00825B0A">
      <w:pPr>
        <w:pStyle w:val="Paragraphedeliste"/>
        <w:numPr>
          <w:ilvl w:val="0"/>
          <w:numId w:val="3"/>
        </w:numPr>
        <w:jc w:val="both"/>
      </w:pPr>
      <w:ins w:id="537" w:author="Joaquim Estopinan" w:date="2019-09-07T15:58:00Z">
        <w:r>
          <w:t>A</w:t>
        </w:r>
      </w:ins>
      <w:r w:rsidR="00143F37" w:rsidRPr="001272CB">
        <w:t xml:space="preserve"> une transition de l’ADC</w:t>
      </w:r>
      <w:ins w:id="538" w:author="Joaquim Estopinan" w:date="2019-09-07T15:58:00Z">
        <w:r>
          <w:t xml:space="preserve"> est toujours lié</w:t>
        </w:r>
      </w:ins>
      <w:r w:rsidR="00143F37" w:rsidRPr="001272CB">
        <w:t xml:space="preserve"> le premier comparateur présentant une transition naturelle dans la chaîne de conversion.</w:t>
      </w:r>
    </w:p>
    <w:p w14:paraId="7F25133F" w14:textId="27F20759" w:rsidR="00143F37" w:rsidRPr="001272CB" w:rsidRDefault="00143F37" w:rsidP="00825B0A">
      <w:pPr>
        <w:pStyle w:val="Paragraphedeliste"/>
        <w:jc w:val="both"/>
      </w:pPr>
      <w:r w:rsidRPr="001272CB">
        <w:t xml:space="preserve">En effet, il y a souvent plusieurs manières d’obtenir un code de sortie (possible à cause de l’overlap entre sorties </w:t>
      </w:r>
      <w:ins w:id="539" w:author="Joaquim Estopinan" w:date="2019-09-06T19:41:00Z">
        <w:r w:rsidR="0003016D">
          <w:t xml:space="preserve">numériques </w:t>
        </w:r>
      </w:ins>
      <w:r w:rsidRPr="001272CB">
        <w:t xml:space="preserve">des différentes étapes lors du calcul du code final et du bruit), donc différents comparateurs candidats </w:t>
      </w:r>
      <w:r w:rsidR="00582A86" w:rsidRPr="001272CB">
        <w:t xml:space="preserve">pour représenter une transition. </w:t>
      </w:r>
      <w:r w:rsidR="00EA56DD">
        <w:t>L</w:t>
      </w:r>
      <w:r w:rsidRPr="001272CB">
        <w:t>e comparateur intervenant dans l’étape de conversion arrivant la plus tôt</w:t>
      </w:r>
      <w:ins w:id="540" w:author="Joaquim Estopinan" w:date="2019-09-07T15:59:00Z">
        <w:r w:rsidR="00EA56DD">
          <w:t xml:space="preserve"> est sélectionné</w:t>
        </w:r>
      </w:ins>
      <w:r w:rsidRPr="001272CB">
        <w:t>.</w:t>
      </w:r>
    </w:p>
    <w:p w14:paraId="4C6056BD" w14:textId="77777777" w:rsidR="00582A86" w:rsidRPr="001272CB" w:rsidRDefault="00582A86" w:rsidP="00825B0A">
      <w:pPr>
        <w:jc w:val="both"/>
      </w:pPr>
    </w:p>
    <w:p w14:paraId="26EC7E6F" w14:textId="77777777" w:rsidR="002F72BA" w:rsidRPr="001272CB" w:rsidRDefault="002F72BA" w:rsidP="00825B0A">
      <w:pPr>
        <w:jc w:val="both"/>
      </w:pPr>
      <w:r w:rsidRPr="001272CB">
        <w:t>Voici un exemple :</w:t>
      </w:r>
    </w:p>
    <w:p w14:paraId="59BB1FC5" w14:textId="10802FB8" w:rsidR="00143F37" w:rsidRPr="001272CB" w:rsidRDefault="00143F37" w:rsidP="00825B0A">
      <w:pPr>
        <w:pStyle w:val="Paragraphedeliste"/>
        <w:numPr>
          <w:ilvl w:val="0"/>
          <w:numId w:val="7"/>
        </w:numPr>
        <w:jc w:val="both"/>
      </w:pPr>
      <w:r w:rsidRPr="001272CB">
        <w:t xml:space="preserve">A quel comparateur </w:t>
      </w:r>
      <w:ins w:id="541" w:author="Joaquim Estopinan" w:date="2019-09-07T16:00:00Z">
        <w:r w:rsidR="00EA56DD">
          <w:t>associe</w:t>
        </w:r>
      </w:ins>
      <w:ins w:id="542" w:author="Joaquim Estopinan" w:date="2019-09-07T23:58:00Z">
        <w:r w:rsidR="004E07AA">
          <w:t>r</w:t>
        </w:r>
      </w:ins>
      <w:r w:rsidRPr="001272CB">
        <w:t xml:space="preserve"> la transition </w:t>
      </w:r>
      <w:r w:rsidR="002F72BA" w:rsidRPr="001272CB">
        <w:t>89 sur le code sortie (entre les codes 88 et 89) ?</w:t>
      </w:r>
    </w:p>
    <w:p w14:paraId="7ABEB249" w14:textId="1B81EFF2" w:rsidR="002F72BA" w:rsidRPr="001272CB" w:rsidRDefault="002F72BA" w:rsidP="00825B0A">
      <w:pPr>
        <w:jc w:val="both"/>
      </w:pPr>
      <w:r w:rsidRPr="001272CB">
        <w:t>Le comparateur 1 de l’</w:t>
      </w:r>
      <w:r w:rsidR="002C206B" w:rsidRPr="001272CB">
        <w:t>étape</w:t>
      </w:r>
      <w:r w:rsidRPr="001272CB">
        <w:t xml:space="preserve"> 5 est candidat pour </w:t>
      </w:r>
      <w:r w:rsidR="002C206B" w:rsidRPr="001272CB">
        <w:t>être</w:t>
      </w:r>
      <w:r w:rsidRPr="001272CB">
        <w:t xml:space="preserve"> associ</w:t>
      </w:r>
      <w:ins w:id="543" w:author="Joaquim Estopinan" w:date="2019-09-07T23:59:00Z">
        <w:r w:rsidR="004E07AA">
          <w:t>é</w:t>
        </w:r>
      </w:ins>
      <w:r w:rsidRPr="001272CB">
        <w:t xml:space="preserve"> </w:t>
      </w:r>
      <w:r w:rsidR="002C206B" w:rsidRPr="001272CB">
        <w:t>à</w:t>
      </w:r>
      <w:r w:rsidRPr="001272CB">
        <w:t xml:space="preserve"> cette transition. En effet, sur la sortie </w:t>
      </w:r>
      <w:ins w:id="544" w:author="Joaquim Estopinan" w:date="2019-09-06T19:41:00Z">
        <w:r w:rsidR="0003016D">
          <w:t xml:space="preserve">numérique </w:t>
        </w:r>
      </w:ins>
      <w:r w:rsidRPr="001272CB">
        <w:t>de l’</w:t>
      </w:r>
      <w:r w:rsidR="002C206B" w:rsidRPr="001272CB">
        <w:t>étape</w:t>
      </w:r>
      <w:r w:rsidRPr="001272CB">
        <w:t xml:space="preserve"> 5, une transition naturelle responsable de cette transition sur le code de sortie</w:t>
      </w:r>
      <w:ins w:id="545" w:author="Joaquim Estopinan" w:date="2019-09-07T16:00:00Z">
        <w:r w:rsidR="00EA56DD">
          <w:t xml:space="preserve"> a été repérée</w:t>
        </w:r>
      </w:ins>
      <w:r w:rsidRPr="001272CB">
        <w:t> :</w:t>
      </w:r>
    </w:p>
    <w:p w14:paraId="00CAA60A" w14:textId="77777777" w:rsidR="00FE18A6" w:rsidRPr="001272CB" w:rsidRDefault="002F72BA" w:rsidP="00825B0A">
      <w:pPr>
        <w:keepNext/>
        <w:jc w:val="both"/>
      </w:pPr>
      <w:r w:rsidRPr="001272CB">
        <w:rPr>
          <w:noProof/>
          <w:lang w:eastAsia="fr-FR"/>
        </w:rPr>
        <w:drawing>
          <wp:inline distT="0" distB="0" distL="0" distR="0" wp14:anchorId="47FB961C" wp14:editId="19BA95B4">
            <wp:extent cx="5560749" cy="2711302"/>
            <wp:effectExtent l="0" t="0" r="190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662" cy="2720524"/>
                    </a:xfrm>
                    <a:prstGeom prst="rect">
                      <a:avLst/>
                    </a:prstGeom>
                    <a:noFill/>
                  </pic:spPr>
                </pic:pic>
              </a:graphicData>
            </a:graphic>
          </wp:inline>
        </w:drawing>
      </w:r>
    </w:p>
    <w:p w14:paraId="7950897F" w14:textId="0252E98C" w:rsidR="002F72BA" w:rsidRPr="001272CB" w:rsidRDefault="00FE18A6" w:rsidP="00582A86">
      <w:pPr>
        <w:pStyle w:val="Lgende"/>
      </w:pPr>
      <w:r w:rsidRPr="001272CB">
        <w:t xml:space="preserve">Figure </w:t>
      </w:r>
      <w:fldSimple w:instr=" SEQ Figure \* ARABIC "/>
      <w:ins w:id="546" w:author="Joaquim Estopinan" w:date="2019-09-07T23:59:00Z">
        <w:r w:rsidR="004E07AA">
          <w:rPr>
            <w:noProof/>
          </w:rPr>
          <w:t>23</w:t>
        </w:r>
      </w:ins>
      <w:r w:rsidRPr="001272CB">
        <w:t xml:space="preserve"> : Exemple de transition naturelle : la</w:t>
      </w:r>
      <w:proofErr w:type="gramStart"/>
      <w:r w:rsidRPr="001272CB">
        <w:t xml:space="preserve"> !ère</w:t>
      </w:r>
      <w:proofErr w:type="gramEnd"/>
      <w:r w:rsidRPr="001272CB">
        <w:t xml:space="preserve"> repérée à l’ étape 5</w:t>
      </w:r>
    </w:p>
    <w:p w14:paraId="240DF727" w14:textId="2F28CF31" w:rsidR="002F72BA" w:rsidRPr="001272CB" w:rsidRDefault="004E07AA" w:rsidP="00825B0A">
      <w:pPr>
        <w:jc w:val="both"/>
      </w:pPr>
      <w:r>
        <w:tab/>
      </w:r>
      <w:r w:rsidR="002F72BA" w:rsidRPr="001272CB">
        <w:t xml:space="preserve">Comme il n’y a pas de transition </w:t>
      </w:r>
      <w:r w:rsidR="002C206B" w:rsidRPr="001272CB">
        <w:t>repérée</w:t>
      </w:r>
      <w:r w:rsidR="002F72BA" w:rsidRPr="001272CB">
        <w:t xml:space="preserve"> plus </w:t>
      </w:r>
      <w:r w:rsidR="002C206B" w:rsidRPr="001272CB">
        <w:t>tôt</w:t>
      </w:r>
      <w:r w:rsidR="002F72BA" w:rsidRPr="001272CB">
        <w:t xml:space="preserve"> dans la chaine de conversion pour cette transition naturelle, le comparateur est donc un candidat pour </w:t>
      </w:r>
      <w:r w:rsidR="002C206B" w:rsidRPr="001272CB">
        <w:t>être</w:t>
      </w:r>
      <w:r w:rsidR="002F72BA" w:rsidRPr="001272CB">
        <w:t xml:space="preserve"> associe </w:t>
      </w:r>
      <w:r w:rsidR="00582A86" w:rsidRPr="001272CB">
        <w:t>à</w:t>
      </w:r>
      <w:r w:rsidR="002F72BA" w:rsidRPr="001272CB">
        <w:t xml:space="preserve"> la transition 89.</w:t>
      </w:r>
      <w:r>
        <w:t xml:space="preserve"> </w:t>
      </w:r>
      <w:r w:rsidR="002F72BA" w:rsidRPr="001272CB">
        <w:t>Il le sera effectivement si</w:t>
      </w:r>
      <w:r w:rsidR="00FE18A6" w:rsidRPr="001272CB">
        <w:t>,</w:t>
      </w:r>
      <w:r w:rsidR="002F72BA" w:rsidRPr="001272CB">
        <w:t xml:space="preserve"> a aucun autre instant</w:t>
      </w:r>
      <w:r w:rsidR="00FE18A6" w:rsidRPr="001272CB">
        <w:t>,</w:t>
      </w:r>
      <w:r w:rsidR="002F72BA" w:rsidRPr="001272CB">
        <w:t xml:space="preserve"> la transition 89 est </w:t>
      </w:r>
      <w:r w:rsidR="002C206B" w:rsidRPr="001272CB">
        <w:t>provoquée</w:t>
      </w:r>
      <w:r w:rsidR="002F72BA" w:rsidRPr="001272CB">
        <w:t xml:space="preserve"> par le basculement d’un comparateur intervenant plus </w:t>
      </w:r>
      <w:r w:rsidR="00F20F66" w:rsidRPr="001272CB">
        <w:t>tôt</w:t>
      </w:r>
      <w:r w:rsidR="002F72BA" w:rsidRPr="001272CB">
        <w:t xml:space="preserve"> dans la chaine de conversion de l’ADC.</w:t>
      </w:r>
    </w:p>
    <w:p w14:paraId="46CF63F1" w14:textId="77777777" w:rsidR="00FE18A6" w:rsidRPr="001272CB" w:rsidRDefault="00FE18A6" w:rsidP="00825B0A">
      <w:pPr>
        <w:jc w:val="both"/>
      </w:pPr>
      <w:r w:rsidRPr="001272CB">
        <w:t xml:space="preserve">Une fois cette </w:t>
      </w:r>
      <w:r w:rsidR="00F20F66" w:rsidRPr="001272CB">
        <w:t>étude</w:t>
      </w:r>
      <w:r w:rsidRPr="001272CB">
        <w:t xml:space="preserve"> </w:t>
      </w:r>
      <w:r w:rsidR="00F20F66" w:rsidRPr="001272CB">
        <w:t>terminée</w:t>
      </w:r>
      <w:r w:rsidRPr="001272CB">
        <w:t xml:space="preserve">, le </w:t>
      </w:r>
      <w:r w:rsidR="00F20F66" w:rsidRPr="001272CB">
        <w:t>résultat</w:t>
      </w:r>
      <w:r w:rsidRPr="001272CB">
        <w:t xml:space="preserve"> est une table d’association entre transitions sur le code</w:t>
      </w:r>
      <w:r w:rsidR="00582A86" w:rsidRPr="001272CB">
        <w:t xml:space="preserve"> de sortie et comparateur exercés</w:t>
      </w:r>
      <w:r w:rsidRPr="001272CB">
        <w:t xml:space="preserve"> responsable de la plus grande erreur :</w:t>
      </w:r>
    </w:p>
    <w:p w14:paraId="1D39E70D" w14:textId="77777777" w:rsidR="00FE18A6" w:rsidRPr="001272CB" w:rsidRDefault="00FE18A6" w:rsidP="00582A86">
      <w:pPr>
        <w:keepNext/>
        <w:jc w:val="center"/>
      </w:pPr>
      <w:r w:rsidRPr="001272CB">
        <w:rPr>
          <w:noProof/>
          <w:lang w:eastAsia="fr-FR"/>
        </w:rPr>
        <w:lastRenderedPageBreak/>
        <w:drawing>
          <wp:inline distT="0" distB="0" distL="0" distR="0" wp14:anchorId="260DD297" wp14:editId="7B54A72B">
            <wp:extent cx="2120462" cy="245852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0699" cy="2470397"/>
                    </a:xfrm>
                    <a:prstGeom prst="rect">
                      <a:avLst/>
                    </a:prstGeom>
                    <a:noFill/>
                  </pic:spPr>
                </pic:pic>
              </a:graphicData>
            </a:graphic>
          </wp:inline>
        </w:drawing>
      </w:r>
    </w:p>
    <w:p w14:paraId="516190AC" w14:textId="1F5468B6" w:rsidR="00FE18A6" w:rsidRDefault="00FE18A6" w:rsidP="00582A86">
      <w:pPr>
        <w:pStyle w:val="Lgende"/>
        <w:rPr>
          <w:ins w:id="547" w:author="Joaquim Estopinan" w:date="2019-09-08T00:00:00Z"/>
        </w:rPr>
      </w:pPr>
      <w:r w:rsidRPr="001272CB">
        <w:t xml:space="preserve">Figure </w:t>
      </w:r>
      <w:fldSimple w:instr=" SEQ Figure \* ARABIC "/>
      <w:ins w:id="548" w:author="Joaquim Estopinan" w:date="2019-09-08T00:00:00Z">
        <w:r w:rsidR="004E07AA">
          <w:rPr>
            <w:noProof/>
          </w:rPr>
          <w:t>24</w:t>
        </w:r>
      </w:ins>
      <w:r w:rsidRPr="001272CB">
        <w:t xml:space="preserve"> : Table d'association</w:t>
      </w:r>
    </w:p>
    <w:p w14:paraId="0441E197" w14:textId="77777777" w:rsidR="004E07AA" w:rsidRPr="004E07AA" w:rsidRDefault="004E07AA" w:rsidP="004E07AA">
      <w:pPr>
        <w:pPrChange w:id="549" w:author="Joaquim Estopinan" w:date="2019-09-08T00:00:00Z">
          <w:pPr>
            <w:pStyle w:val="Lgende"/>
          </w:pPr>
        </w:pPrChange>
      </w:pPr>
    </w:p>
    <w:p w14:paraId="26F8041B" w14:textId="77777777" w:rsidR="00FE18A6" w:rsidRPr="001272CB" w:rsidRDefault="00F20F66" w:rsidP="00825B0A">
      <w:pPr>
        <w:pStyle w:val="Titre3"/>
        <w:numPr>
          <w:ilvl w:val="0"/>
          <w:numId w:val="6"/>
        </w:numPr>
        <w:jc w:val="both"/>
        <w:rPr>
          <w:lang w:val="fr-FR"/>
        </w:rPr>
      </w:pPr>
      <w:bookmarkStart w:id="550" w:name="_Toc18682597"/>
      <w:r w:rsidRPr="001272CB">
        <w:rPr>
          <w:lang w:val="fr-FR"/>
        </w:rPr>
        <w:t>Sélection</w:t>
      </w:r>
      <w:r w:rsidR="00FE18A6" w:rsidRPr="001272CB">
        <w:rPr>
          <w:lang w:val="fr-FR"/>
        </w:rPr>
        <w:t xml:space="preserve"> des transitions</w:t>
      </w:r>
      <w:bookmarkEnd w:id="550"/>
    </w:p>
    <w:p w14:paraId="13C24FAF" w14:textId="1351CD9A" w:rsidR="00FE18A6" w:rsidRPr="001272CB" w:rsidRDefault="008B7CAF" w:rsidP="00582A86">
      <w:pPr>
        <w:spacing w:line="240" w:lineRule="auto"/>
        <w:ind w:firstLine="708"/>
        <w:jc w:val="both"/>
      </w:pPr>
      <w:ins w:id="551" w:author="Joaquim Estopinan" w:date="2019-09-07T16:01:00Z">
        <w:r>
          <w:t>L</w:t>
        </w:r>
      </w:ins>
      <w:r w:rsidR="00FE18A6" w:rsidRPr="001272CB">
        <w:t xml:space="preserve">es transitions </w:t>
      </w:r>
      <w:ins w:id="552" w:author="Joaquim Estopinan" w:date="2019-09-07T16:01:00Z">
        <w:r>
          <w:t xml:space="preserve">sont sélectionnées </w:t>
        </w:r>
      </w:ins>
      <w:r w:rsidR="00FE18A6" w:rsidRPr="001272CB">
        <w:t xml:space="preserve">comme la distribution théorique MAIS de manière automatique. En effet, cela est nécessaire pour que la mesure des codes associés à une transition d’une étape donnée ne soit pas faussée par l’influence/l’erreur sur la position d’un comparateur appartenant à une étape précédente. Ainsi, </w:t>
      </w:r>
      <w:ins w:id="553" w:author="Joaquim Estopinan" w:date="2019-09-07T16:02:00Z">
        <w:r>
          <w:t>la sélection se fait</w:t>
        </w:r>
      </w:ins>
      <w:r w:rsidR="00FE18A6" w:rsidRPr="001272CB">
        <w:t xml:space="preserve"> en partant des limites d</w:t>
      </w:r>
      <w:ins w:id="554" w:author="Joaquim Estopinan" w:date="2019-09-05T19:40:00Z">
        <w:r w:rsidR="00BB13EF">
          <w:t>e la dynamique d’entrée</w:t>
        </w:r>
      </w:ins>
      <w:r w:rsidR="00FE18A6" w:rsidRPr="001272CB">
        <w:t> :</w:t>
      </w:r>
    </w:p>
    <w:p w14:paraId="2077B82E" w14:textId="77777777" w:rsidR="00FE18A6" w:rsidRPr="001272CB" w:rsidRDefault="00FE18A6" w:rsidP="00825B0A">
      <w:pPr>
        <w:pStyle w:val="Paragraphedeliste"/>
        <w:numPr>
          <w:ilvl w:val="0"/>
          <w:numId w:val="3"/>
        </w:numPr>
        <w:spacing w:line="240" w:lineRule="auto"/>
        <w:jc w:val="both"/>
      </w:pPr>
      <w:r w:rsidRPr="001272CB">
        <w:t>A gauche pour les comparateurs 1</w:t>
      </w:r>
    </w:p>
    <w:p w14:paraId="2BE17AC1" w14:textId="2E9DD789" w:rsidR="00FE18A6" w:rsidRPr="001272CB" w:rsidRDefault="00FE18A6" w:rsidP="00825B0A">
      <w:pPr>
        <w:pStyle w:val="Paragraphedeliste"/>
        <w:numPr>
          <w:ilvl w:val="0"/>
          <w:numId w:val="3"/>
        </w:numPr>
        <w:spacing w:line="240" w:lineRule="auto"/>
        <w:jc w:val="both"/>
      </w:pPr>
      <w:r w:rsidRPr="001272CB">
        <w:t xml:space="preserve">A droite pour les </w:t>
      </w:r>
      <w:r w:rsidR="009E0221">
        <w:t>comparateurs</w:t>
      </w:r>
      <w:r w:rsidR="009E0221" w:rsidRPr="001272CB">
        <w:t xml:space="preserve"> </w:t>
      </w:r>
      <w:r w:rsidRPr="001272CB">
        <w:t>2.</w:t>
      </w:r>
    </w:p>
    <w:p w14:paraId="042F00E1" w14:textId="0593F0A4" w:rsidR="00CA1B18" w:rsidRPr="001272CB" w:rsidRDefault="00FE18A6" w:rsidP="00F20F66">
      <w:pPr>
        <w:keepNext/>
        <w:jc w:val="center"/>
      </w:pPr>
      <w:del w:id="555" w:author="Joaquim Estopinan" w:date="2019-09-08T00:01:00Z">
        <w:r w:rsidRPr="001272CB" w:rsidDel="004E07AA">
          <w:rPr>
            <w:noProof/>
            <w:lang w:eastAsia="fr-FR"/>
          </w:rPr>
          <w:drawing>
            <wp:inline distT="0" distB="0" distL="0" distR="0" wp14:anchorId="799E2549" wp14:editId="17836E11">
              <wp:extent cx="3769744" cy="3664829"/>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11795" cy="3705710"/>
                      </a:xfrm>
                      <a:prstGeom prst="rect">
                        <a:avLst/>
                      </a:prstGeom>
                      <a:noFill/>
                    </pic:spPr>
                  </pic:pic>
                </a:graphicData>
              </a:graphic>
            </wp:inline>
          </w:drawing>
        </w:r>
      </w:del>
    </w:p>
    <w:p w14:paraId="2489C631" w14:textId="28223547" w:rsidR="009E0221" w:rsidRDefault="00CA1B18" w:rsidP="008B7CAF">
      <w:pPr>
        <w:pStyle w:val="Lgende"/>
      </w:pPr>
      <w:r w:rsidRPr="001272CB">
        <w:t xml:space="preserve">Figure </w:t>
      </w:r>
      <w:fldSimple w:instr=" SEQ Figure \* ARABIC ">
        <w:ins w:id="556" w:author="Joaquim Estopinan" w:date="2019-09-08T00:01:00Z">
          <w:r w:rsidR="004E07AA">
            <w:t>25</w:t>
          </w:r>
        </w:ins>
      </w:fldSimple>
      <w:r w:rsidRPr="001272CB">
        <w:t xml:space="preserve"> :</w:t>
      </w:r>
      <w:r w:rsidR="008B7CAF">
        <w:tab/>
      </w:r>
      <w:r w:rsidR="008B7CAF" w:rsidRPr="001272CB">
        <w:t xml:space="preserve">- </w:t>
      </w:r>
      <w:ins w:id="557" w:author="Joaquim Estopinan" w:date="2019-09-07T16:04:00Z">
        <w:r w:rsidR="008B7CAF" w:rsidRPr="001272CB">
          <w:t>Haut :</w:t>
        </w:r>
      </w:ins>
      <w:r w:rsidRPr="001272CB">
        <w:t xml:space="preserve"> Résidus des 2</w:t>
      </w:r>
      <w:r w:rsidR="00582A86" w:rsidRPr="001272CB">
        <w:t xml:space="preserve"> premières étapes de conversion</w:t>
      </w:r>
    </w:p>
    <w:p w14:paraId="59D21920" w14:textId="4362B9FD" w:rsidR="00582A86" w:rsidRPr="001272CB" w:rsidRDefault="00CA1B18" w:rsidP="004E07AA">
      <w:pPr>
        <w:pStyle w:val="Lgende"/>
        <w:ind w:left="708" w:firstLine="708"/>
        <w:pPrChange w:id="558" w:author="Joaquim Estopinan" w:date="2019-09-08T00:02:00Z">
          <w:pPr>
            <w:spacing w:line="240" w:lineRule="auto"/>
            <w:jc w:val="both"/>
          </w:pPr>
        </w:pPrChange>
      </w:pPr>
      <w:r w:rsidRPr="001272CB">
        <w:t xml:space="preserve">- </w:t>
      </w:r>
      <w:ins w:id="559" w:author="Joaquim Estopinan" w:date="2019-09-07T16:04:00Z">
        <w:r w:rsidR="008B7CAF" w:rsidRPr="001272CB">
          <w:t>Bas :</w:t>
        </w:r>
      </w:ins>
      <w:r w:rsidRPr="001272CB">
        <w:t xml:space="preserve"> Distribution idéale et sélection des transitions pour les 3 premières étapes [1]</w:t>
      </w:r>
    </w:p>
    <w:p w14:paraId="6C1AD4E9" w14:textId="168EE3D9" w:rsidR="003F37B0" w:rsidRPr="001272CB" w:rsidRDefault="005C5591" w:rsidP="00582A86">
      <w:pPr>
        <w:spacing w:line="240" w:lineRule="auto"/>
        <w:ind w:firstLine="708"/>
        <w:jc w:val="both"/>
      </w:pPr>
      <w:r w:rsidRPr="001272CB">
        <w:lastRenderedPageBreak/>
        <w:t>D’autre part, c</w:t>
      </w:r>
      <w:r w:rsidR="003F37B0" w:rsidRPr="001272CB">
        <w:t>haque</w:t>
      </w:r>
      <w:r w:rsidRPr="001272CB">
        <w:t xml:space="preserve"> code de sortie est formé par 2 transitions, gauche et droite. </w:t>
      </w:r>
      <w:ins w:id="560" w:author="Joaquim Estopinan" w:date="2019-09-07T16:05:00Z">
        <w:r w:rsidR="008B7CAF">
          <w:t>La</w:t>
        </w:r>
      </w:ins>
      <w:r w:rsidRPr="001272CB">
        <w:t xml:space="preserve"> transition adjacente issue de l’étape la plus petite entre les deux</w:t>
      </w:r>
      <w:ins w:id="561" w:author="Joaquim Estopinan" w:date="2019-09-07T16:05:00Z">
        <w:r w:rsidR="008B7CAF">
          <w:t xml:space="preserve"> lui est attribuée</w:t>
        </w:r>
      </w:ins>
      <w:r w:rsidRPr="001272CB">
        <w:t>.</w:t>
      </w:r>
      <w:r w:rsidR="00582A86" w:rsidRPr="001272CB">
        <w:t xml:space="preserve"> </w:t>
      </w:r>
      <w:r w:rsidR="003F37B0" w:rsidRPr="001272CB">
        <w:t>Les transitions sélectionnées seront entourées d’au moins 2 codes dont elles sont responsables de la largeur.</w:t>
      </w:r>
    </w:p>
    <w:p w14:paraId="5C66EB40" w14:textId="77777777" w:rsidR="003F37B0" w:rsidRPr="001272CB" w:rsidRDefault="003F37B0" w:rsidP="00825B0A">
      <w:pPr>
        <w:spacing w:line="240" w:lineRule="auto"/>
        <w:jc w:val="both"/>
      </w:pPr>
    </w:p>
    <w:p w14:paraId="735BD2C9" w14:textId="77777777" w:rsidR="003F37B0" w:rsidRPr="001272CB" w:rsidRDefault="007938B8" w:rsidP="00825B0A">
      <w:pPr>
        <w:pStyle w:val="Titre3"/>
        <w:numPr>
          <w:ilvl w:val="0"/>
          <w:numId w:val="6"/>
        </w:numPr>
        <w:jc w:val="both"/>
        <w:rPr>
          <w:lang w:val="fr-FR"/>
        </w:rPr>
      </w:pPr>
      <w:bookmarkStart w:id="562" w:name="_Toc18682598"/>
      <w:r w:rsidRPr="001272CB">
        <w:rPr>
          <w:lang w:val="fr-FR"/>
        </w:rPr>
        <w:t>Création</w:t>
      </w:r>
      <w:r w:rsidR="003F37B0" w:rsidRPr="001272CB">
        <w:rPr>
          <w:lang w:val="fr-FR"/>
        </w:rPr>
        <w:t xml:space="preserve"> du signal d’entrée</w:t>
      </w:r>
      <w:bookmarkEnd w:id="562"/>
    </w:p>
    <w:p w14:paraId="24B24F60" w14:textId="77777777" w:rsidR="003F37B0" w:rsidRPr="001272CB" w:rsidRDefault="002731FB" w:rsidP="0047597F">
      <w:pPr>
        <w:jc w:val="center"/>
      </w:pPr>
      <w:r w:rsidRPr="001272CB">
        <w:rPr>
          <w:noProof/>
          <w:lang w:eastAsia="fr-FR"/>
        </w:rPr>
        <w:drawing>
          <wp:inline distT="0" distB="0" distL="0" distR="0" wp14:anchorId="5BC2B343" wp14:editId="5763EA81">
            <wp:extent cx="5738932" cy="29337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5302" cy="2936957"/>
                    </a:xfrm>
                    <a:prstGeom prst="rect">
                      <a:avLst/>
                    </a:prstGeom>
                    <a:noFill/>
                  </pic:spPr>
                </pic:pic>
              </a:graphicData>
            </a:graphic>
          </wp:inline>
        </w:drawing>
      </w:r>
    </w:p>
    <w:p w14:paraId="679BCE25" w14:textId="37141832" w:rsidR="003F37B0" w:rsidRPr="001272CB" w:rsidRDefault="003F37B0" w:rsidP="0047597F">
      <w:pPr>
        <w:pStyle w:val="Lgende"/>
      </w:pPr>
      <w:r w:rsidRPr="001272CB">
        <w:t xml:space="preserve">Figure </w:t>
      </w:r>
      <w:fldSimple w:instr=" SEQ Figure \* ARABIC ">
        <w:ins w:id="563" w:author="Joaquim Estopinan" w:date="2019-09-06T17:30:00Z">
          <w:r w:rsidR="00954EE0">
            <w:rPr>
              <w:noProof/>
            </w:rPr>
            <w:t>2</w:t>
          </w:r>
        </w:ins>
        <w:ins w:id="564" w:author="Joaquim Estopinan" w:date="2019-09-08T00:05:00Z">
          <w:r w:rsidR="004E07AA">
            <w:rPr>
              <w:noProof/>
            </w:rPr>
            <w:t>6</w:t>
          </w:r>
        </w:ins>
      </w:fldSimple>
      <w:r w:rsidRPr="001272CB">
        <w:t xml:space="preserve"> : Signaux d’entrée utilisés en fonction de la méthode choisie</w:t>
      </w:r>
    </w:p>
    <w:p w14:paraId="5F404B17" w14:textId="02AE9B59" w:rsidR="003F37B0" w:rsidRPr="001272CB" w:rsidRDefault="003F37B0" w:rsidP="00825B0A">
      <w:pPr>
        <w:jc w:val="both"/>
      </w:pPr>
      <w:r w:rsidRPr="001272CB">
        <w:t xml:space="preserve">- </w:t>
      </w:r>
      <w:ins w:id="565" w:author="Joaquim Estopinan" w:date="2019-09-07T16:06:00Z">
        <w:r w:rsidR="008B7CAF">
          <w:t>La</w:t>
        </w:r>
      </w:ins>
      <w:r w:rsidRPr="001272CB">
        <w:t xml:space="preserve"> détection de l’offset nécessaire pour former le bon signal d’entrée</w:t>
      </w:r>
      <w:ins w:id="566" w:author="Joaquim Estopinan" w:date="2019-09-07T16:06:00Z">
        <w:r w:rsidR="008B7CAF">
          <w:t xml:space="preserve"> est retrouvée dans cette méthode</w:t>
        </w:r>
      </w:ins>
      <w:r w:rsidRPr="001272CB">
        <w:t>.</w:t>
      </w:r>
    </w:p>
    <w:p w14:paraId="408D8F8A" w14:textId="799F95D3" w:rsidR="003F37B0" w:rsidRPr="001272CB" w:rsidRDefault="003F37B0" w:rsidP="00825B0A">
      <w:pPr>
        <w:jc w:val="both"/>
      </w:pPr>
      <w:r w:rsidRPr="001272CB">
        <w:t xml:space="preserve">- </w:t>
      </w:r>
      <w:r w:rsidR="008B7CAF">
        <w:t xml:space="preserve">La </w:t>
      </w:r>
      <w:r w:rsidRPr="001272CB">
        <w:t>disposition des transitions sélectionné</w:t>
      </w:r>
      <w:r w:rsidR="00D71567" w:rsidRPr="001272CB">
        <w:t>es</w:t>
      </w:r>
      <w:r w:rsidR="008B7CAF">
        <w:t xml:space="preserve"> est remarquable</w:t>
      </w:r>
      <w:r w:rsidR="00D71567" w:rsidRPr="001272CB">
        <w:t xml:space="preserve"> : très écartées au centre et </w:t>
      </w:r>
      <w:r w:rsidRPr="001272CB">
        <w:t>accumulées aux limites d</w:t>
      </w:r>
      <w:r w:rsidR="00BB13EF">
        <w:t>e la dynamique</w:t>
      </w:r>
    </w:p>
    <w:p w14:paraId="11C88757" w14:textId="347BBB22" w:rsidR="003F37B0" w:rsidRPr="001272CB" w:rsidRDefault="007938B8" w:rsidP="00825B0A">
      <w:pPr>
        <w:jc w:val="both"/>
      </w:pPr>
      <w:r w:rsidRPr="001272CB">
        <w:t>- Les i</w:t>
      </w:r>
      <w:r w:rsidR="003F37B0" w:rsidRPr="001272CB">
        <w:t>ntervalles ont été pris ici larges, et pourtant</w:t>
      </w:r>
      <w:ins w:id="567" w:author="Joaquim Estopinan" w:date="2019-09-07T16:08:00Z">
        <w:r w:rsidR="008B7CAF">
          <w:t xml:space="preserve"> </w:t>
        </w:r>
      </w:ins>
      <w:r w:rsidR="003F37B0" w:rsidRPr="001272CB">
        <w:t xml:space="preserve">une diminution </w:t>
      </w:r>
      <w:ins w:id="568" w:author="Joaquim Estopinan" w:date="2019-09-07T16:08:00Z">
        <w:r w:rsidR="008B7CAF">
          <w:t xml:space="preserve">significative </w:t>
        </w:r>
      </w:ins>
      <w:r w:rsidR="003F37B0" w:rsidRPr="001272CB">
        <w:t xml:space="preserve">de la taille du </w:t>
      </w:r>
      <w:ins w:id="569" w:author="Joaquim Estopinan" w:date="2019-09-07T16:07:00Z">
        <w:r w:rsidR="008B7CAF">
          <w:t>signal d’entr</w:t>
        </w:r>
      </w:ins>
      <w:ins w:id="570" w:author="Joaquim Estopinan" w:date="2019-09-07T16:08:00Z">
        <w:r w:rsidR="008B7CAF">
          <w:t>ée</w:t>
        </w:r>
      </w:ins>
      <w:r w:rsidR="003F37B0" w:rsidRPr="001272CB">
        <w:t xml:space="preserve"> nécessaire par rapport à la méthode avec histogramme de 2/3</w:t>
      </w:r>
      <w:ins w:id="571" w:author="Joaquim Estopinan" w:date="2019-09-07T16:08:00Z">
        <w:r w:rsidR="008B7CAF">
          <w:t xml:space="preserve"> est obtenue</w:t>
        </w:r>
      </w:ins>
      <w:r w:rsidR="003F37B0" w:rsidRPr="001272CB">
        <w:t xml:space="preserve">. </w:t>
      </w:r>
      <w:ins w:id="572" w:author="Joaquim Estopinan" w:date="2019-09-07T16:08:00Z">
        <w:r w:rsidR="008B7CAF">
          <w:t xml:space="preserve">Seuls </w:t>
        </w:r>
      </w:ins>
      <w:r w:rsidR="003F37B0" w:rsidRPr="001272CB">
        <w:t>10% des codes de l’ADC</w:t>
      </w:r>
      <w:ins w:id="573" w:author="Joaquim Estopinan" w:date="2019-09-07T16:08:00Z">
        <w:r w:rsidR="008B7CAF">
          <w:t xml:space="preserve"> sont mes</w:t>
        </w:r>
      </w:ins>
      <w:ins w:id="574" w:author="Joaquim Estopinan" w:date="2019-09-07T16:09:00Z">
        <w:r w:rsidR="008B7CAF">
          <w:t>urés</w:t>
        </w:r>
      </w:ins>
      <w:r w:rsidR="003F37B0" w:rsidRPr="001272CB">
        <w:t>.</w:t>
      </w:r>
    </w:p>
    <w:p w14:paraId="54FCBECA" w14:textId="01250784" w:rsidR="003F37B0" w:rsidRPr="001272CB" w:rsidRDefault="003F37B0" w:rsidP="00825B0A">
      <w:pPr>
        <w:jc w:val="both"/>
      </w:pPr>
      <w:r w:rsidRPr="001272CB">
        <w:t xml:space="preserve">- Plus son étape associée est précoce, plus </w:t>
      </w:r>
      <w:ins w:id="575" w:author="Joaquim Estopinan" w:date="2019-09-07T16:09:00Z">
        <w:r w:rsidR="008B7CAF">
          <w:t>le nombre</w:t>
        </w:r>
      </w:ins>
      <w:r w:rsidRPr="001272CB">
        <w:t xml:space="preserve"> de codes </w:t>
      </w:r>
      <w:ins w:id="576" w:author="Joaquim Estopinan" w:date="2019-09-07T16:10:00Z">
        <w:r w:rsidR="008B7CAF">
          <w:t xml:space="preserve">mesurés </w:t>
        </w:r>
      </w:ins>
      <w:r w:rsidRPr="001272CB">
        <w:t xml:space="preserve">autour de la transition associée </w:t>
      </w:r>
      <w:ins w:id="577" w:author="Joaquim Estopinan" w:date="2019-09-07T16:10:00Z">
        <w:r w:rsidR="008B7CAF">
          <w:t xml:space="preserve">est important </w:t>
        </w:r>
      </w:ins>
      <w:r w:rsidRPr="001272CB">
        <w:t>car l’erreur sur sa position est plus grande.</w:t>
      </w:r>
    </w:p>
    <w:p w14:paraId="7F302F55" w14:textId="77777777" w:rsidR="007938B8" w:rsidRPr="001272CB" w:rsidRDefault="007938B8" w:rsidP="00825B0A">
      <w:pPr>
        <w:jc w:val="both"/>
      </w:pPr>
    </w:p>
    <w:p w14:paraId="7694DBEB" w14:textId="77777777" w:rsidR="007938B8" w:rsidRPr="001272CB" w:rsidRDefault="007938B8" w:rsidP="00825B0A">
      <w:pPr>
        <w:pStyle w:val="Titre3"/>
        <w:jc w:val="both"/>
        <w:rPr>
          <w:lang w:val="fr-FR"/>
        </w:rPr>
      </w:pPr>
      <w:bookmarkStart w:id="578" w:name="_Toc18682599"/>
      <w:r w:rsidRPr="001272CB">
        <w:rPr>
          <w:lang w:val="fr-FR"/>
        </w:rPr>
        <w:t>Mesure des largeurs de codes</w:t>
      </w:r>
      <w:bookmarkEnd w:id="578"/>
    </w:p>
    <w:p w14:paraId="47C5B2F1" w14:textId="561626CC" w:rsidR="007938B8" w:rsidRPr="001272CB" w:rsidRDefault="00D71567" w:rsidP="00A771F1">
      <w:pPr>
        <w:ind w:firstLine="708"/>
        <w:jc w:val="both"/>
      </w:pPr>
      <w:r w:rsidRPr="001272CB">
        <w:t xml:space="preserve">Les transitions </w:t>
      </w:r>
      <w:r w:rsidR="0047597F" w:rsidRPr="001272CB">
        <w:t>visées</w:t>
      </w:r>
      <w:r w:rsidRPr="001272CB">
        <w:t xml:space="preserve"> sont contenues</w:t>
      </w:r>
      <w:r w:rsidR="00A771F1" w:rsidRPr="001272CB">
        <w:t xml:space="preserve"> dans </w:t>
      </w:r>
      <w:r w:rsidR="009E0221">
        <w:t>l’échantillon</w:t>
      </w:r>
      <w:r w:rsidR="00A771F1" w:rsidRPr="001272CB">
        <w:t xml:space="preserve"> formé</w:t>
      </w:r>
      <w:r w:rsidRPr="001272CB">
        <w:t xml:space="preserve"> </w:t>
      </w:r>
      <w:r w:rsidR="009E0221">
        <w:t>pendant</w:t>
      </w:r>
      <w:r w:rsidRPr="001272CB">
        <w:t xml:space="preserve"> la phase de training. </w:t>
      </w:r>
      <w:r w:rsidR="008B7CAF">
        <w:t>A</w:t>
      </w:r>
      <w:r w:rsidRPr="001272CB">
        <w:t>vec cette seule connaissance</w:t>
      </w:r>
      <w:ins w:id="579" w:author="Joaquim Estopinan" w:date="2019-09-07T16:10:00Z">
        <w:r w:rsidR="008B7CAF">
          <w:t>,</w:t>
        </w:r>
      </w:ins>
      <w:r w:rsidRPr="001272CB">
        <w:t xml:space="preserve"> des intervalles de recherche</w:t>
      </w:r>
      <w:r w:rsidR="00DF59CB" w:rsidRPr="001272CB">
        <w:t xml:space="preserve"> centr</w:t>
      </w:r>
      <w:r w:rsidR="008B7CAF">
        <w:t>é</w:t>
      </w:r>
      <w:r w:rsidR="00DF59CB" w:rsidRPr="001272CB">
        <w:t xml:space="preserve">s autour des positions </w:t>
      </w:r>
      <w:r w:rsidR="0047597F" w:rsidRPr="001272CB">
        <w:t>idéales</w:t>
      </w:r>
      <w:ins w:id="580" w:author="Joaquim Estopinan" w:date="2019-09-07T16:11:00Z">
        <w:r w:rsidR="008B7CAF">
          <w:t xml:space="preserve"> sont créés</w:t>
        </w:r>
      </w:ins>
      <w:r w:rsidRPr="001272CB">
        <w:t xml:space="preserve">. </w:t>
      </w:r>
      <w:r w:rsidR="00A0656F" w:rsidRPr="001272CB">
        <w:t xml:space="preserve">Cependant, une fois l’offset </w:t>
      </w:r>
      <w:r w:rsidR="0047597F" w:rsidRPr="001272CB">
        <w:t>repéré</w:t>
      </w:r>
      <w:r w:rsidR="00A0656F" w:rsidRPr="001272CB">
        <w:t>, ces intervalles</w:t>
      </w:r>
      <w:ins w:id="581" w:author="Joaquim Estopinan" w:date="2019-09-07T16:11:00Z">
        <w:r w:rsidR="008B7CAF">
          <w:t xml:space="preserve"> sont translatés</w:t>
        </w:r>
      </w:ins>
      <w:r w:rsidR="00A0656F" w:rsidRPr="001272CB">
        <w:t xml:space="preserve"> pour ne pas chercher </w:t>
      </w:r>
      <w:r w:rsidR="00DF59CB" w:rsidRPr="001272CB">
        <w:t>à</w:t>
      </w:r>
      <w:r w:rsidR="00A771F1" w:rsidRPr="001272CB">
        <w:t xml:space="preserve"> cote des codes visé</w:t>
      </w:r>
      <w:r w:rsidR="00A0656F" w:rsidRPr="001272CB">
        <w:t>s.</w:t>
      </w:r>
    </w:p>
    <w:p w14:paraId="066EA909" w14:textId="77777777" w:rsidR="002731FB" w:rsidRPr="001272CB" w:rsidRDefault="002731FB" w:rsidP="0047597F">
      <w:pPr>
        <w:keepNext/>
        <w:jc w:val="center"/>
      </w:pPr>
      <w:r w:rsidRPr="001272CB">
        <w:rPr>
          <w:noProof/>
          <w:lang w:eastAsia="fr-FR"/>
        </w:rPr>
        <w:lastRenderedPageBreak/>
        <w:drawing>
          <wp:inline distT="0" distB="0" distL="0" distR="0" wp14:anchorId="2F28368C" wp14:editId="34C170FA">
            <wp:extent cx="4970308" cy="225149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18746" cy="2273437"/>
                    </a:xfrm>
                    <a:prstGeom prst="rect">
                      <a:avLst/>
                    </a:prstGeom>
                    <a:noFill/>
                  </pic:spPr>
                </pic:pic>
              </a:graphicData>
            </a:graphic>
          </wp:inline>
        </w:drawing>
      </w:r>
    </w:p>
    <w:p w14:paraId="5E577DCF" w14:textId="4E7EBC7D" w:rsidR="002731FB" w:rsidRPr="001272CB" w:rsidRDefault="002731FB" w:rsidP="0047597F">
      <w:pPr>
        <w:pStyle w:val="Lgende"/>
      </w:pPr>
      <w:r w:rsidRPr="001272CB">
        <w:t xml:space="preserve">Figure </w:t>
      </w:r>
      <w:fldSimple w:instr=" SEQ Figure \* ARABIC ">
        <w:ins w:id="582" w:author="Joaquim Estopinan" w:date="2019-09-06T17:30:00Z">
          <w:r w:rsidR="00954EE0">
            <w:rPr>
              <w:noProof/>
            </w:rPr>
            <w:t>2</w:t>
          </w:r>
        </w:ins>
        <w:ins w:id="583" w:author="Joaquim Estopinan" w:date="2019-09-08T00:06:00Z">
          <w:r w:rsidR="004E07AA">
            <w:rPr>
              <w:noProof/>
            </w:rPr>
            <w:t>7</w:t>
          </w:r>
        </w:ins>
      </w:fldSimple>
      <w:r w:rsidRPr="001272CB">
        <w:t xml:space="preserve"> : Formation des intervalles de recherche</w:t>
      </w:r>
    </w:p>
    <w:p w14:paraId="5D82493C" w14:textId="0BF4298D" w:rsidR="002731FB" w:rsidRPr="001272CB" w:rsidRDefault="004E07AA" w:rsidP="00825B0A">
      <w:pPr>
        <w:ind w:firstLine="360"/>
        <w:jc w:val="both"/>
      </w:pPr>
      <w:r>
        <w:tab/>
      </w:r>
      <w:r w:rsidR="00DF59CB" w:rsidRPr="001272CB">
        <w:t>Une fois l’intervalle form</w:t>
      </w:r>
      <w:r w:rsidR="00A771F1" w:rsidRPr="001272CB">
        <w:t>é</w:t>
      </w:r>
      <w:r w:rsidR="00DF59CB" w:rsidRPr="001272CB">
        <w:t xml:space="preserve">, il faut trier les codes qu’il contient. En effet, les mismatchs des valeurs de capacités provoquent des sauts de code comme en rouge sur la </w:t>
      </w:r>
      <w:r w:rsidR="00DF59CB" w:rsidRPr="001272CB">
        <w:rPr>
          <w:i/>
        </w:rPr>
        <w:t xml:space="preserve">figure </w:t>
      </w:r>
      <w:ins w:id="584" w:author="Joaquim Estopinan" w:date="2019-09-08T00:07:00Z">
        <w:r>
          <w:rPr>
            <w:i/>
          </w:rPr>
          <w:t>27</w:t>
        </w:r>
      </w:ins>
      <w:r w:rsidR="00DF59CB" w:rsidRPr="001272CB">
        <w:t>. Or, la fonction qui mesure ensuite les largeurs de code opère de manière linéaire, le tri de l’intervalle est donc nécessaire avant la mesure.</w:t>
      </w:r>
    </w:p>
    <w:p w14:paraId="6A40773C" w14:textId="77777777" w:rsidR="00DF59CB" w:rsidRPr="001272CB" w:rsidRDefault="00DF59CB" w:rsidP="00825B0A">
      <w:pPr>
        <w:jc w:val="both"/>
      </w:pPr>
    </w:p>
    <w:p w14:paraId="462B1CFA" w14:textId="77777777" w:rsidR="00DF59CB" w:rsidRPr="001272CB" w:rsidRDefault="0047597F" w:rsidP="00825B0A">
      <w:pPr>
        <w:pStyle w:val="Titre3"/>
        <w:jc w:val="both"/>
        <w:rPr>
          <w:lang w:val="fr-FR"/>
        </w:rPr>
      </w:pPr>
      <w:bookmarkStart w:id="585" w:name="_Toc18682600"/>
      <w:r w:rsidRPr="001272CB">
        <w:rPr>
          <w:lang w:val="fr-FR"/>
        </w:rPr>
        <w:t>Résultats</w:t>
      </w:r>
      <w:bookmarkEnd w:id="585"/>
    </w:p>
    <w:p w14:paraId="7F037709" w14:textId="307F62EA" w:rsidR="00DF59CB" w:rsidRPr="001272CB" w:rsidRDefault="005F4555" w:rsidP="00A771F1">
      <w:pPr>
        <w:ind w:firstLine="708"/>
        <w:jc w:val="both"/>
      </w:pPr>
      <w:r w:rsidRPr="001272CB">
        <w:t xml:space="preserve">La question du Training </w:t>
      </w:r>
      <w:r w:rsidR="0047597F" w:rsidRPr="001272CB">
        <w:t>à</w:t>
      </w:r>
      <w:r w:rsidRPr="001272CB">
        <w:t xml:space="preserve"> utiliser est </w:t>
      </w:r>
      <w:r w:rsidR="0047597F" w:rsidRPr="001272CB">
        <w:t>très</w:t>
      </w:r>
      <w:r w:rsidRPr="001272CB">
        <w:t xml:space="preserve"> importante. Le but </w:t>
      </w:r>
      <w:r w:rsidR="0047597F" w:rsidRPr="001272CB">
        <w:t>étant</w:t>
      </w:r>
      <w:r w:rsidRPr="001272CB">
        <w:t xml:space="preserve"> qu’il soit fait avec </w:t>
      </w:r>
      <w:proofErr w:type="gramStart"/>
      <w:r w:rsidRPr="001272CB">
        <w:t>un ADC</w:t>
      </w:r>
      <w:proofErr w:type="gramEnd"/>
      <w:r w:rsidRPr="001272CB">
        <w:t xml:space="preserve"> le plus proche possible de ceux qui vont </w:t>
      </w:r>
      <w:r w:rsidR="0047597F" w:rsidRPr="001272CB">
        <w:t>être</w:t>
      </w:r>
      <w:r w:rsidRPr="001272CB">
        <w:t xml:space="preserve"> test</w:t>
      </w:r>
      <w:r w:rsidR="003E3392">
        <w:t>é</w:t>
      </w:r>
      <w:r w:rsidRPr="001272CB">
        <w:t>s rapidement</w:t>
      </w:r>
      <w:r w:rsidR="003E3392">
        <w:t xml:space="preserve"> par la suite</w:t>
      </w:r>
      <w:r w:rsidRPr="001272CB">
        <w:t>.</w:t>
      </w:r>
      <w:r w:rsidR="00B54507" w:rsidRPr="001272CB">
        <w:t xml:space="preserve"> Il peut donc </w:t>
      </w:r>
      <w:r w:rsidR="0047597F" w:rsidRPr="001272CB">
        <w:t>être</w:t>
      </w:r>
      <w:r w:rsidR="00B54507" w:rsidRPr="001272CB">
        <w:t xml:space="preserve"> fait avec des bruits moyens et un ADC utilis</w:t>
      </w:r>
      <w:r w:rsidR="00EE306B">
        <w:t>é</w:t>
      </w:r>
      <w:r w:rsidR="00B54507" w:rsidRPr="001272CB">
        <w:t xml:space="preserve"> dans </w:t>
      </w:r>
      <w:r w:rsidR="00EE306B">
        <w:t>l</w:t>
      </w:r>
      <w:r w:rsidR="00B54507" w:rsidRPr="001272CB">
        <w:t>es conditions nominales.</w:t>
      </w:r>
      <w:r w:rsidRPr="001272CB">
        <w:t xml:space="preserve"> </w:t>
      </w:r>
      <w:r w:rsidR="00B54507" w:rsidRPr="001272CB">
        <w:t>Cependant, si les ADC test</w:t>
      </w:r>
      <w:r w:rsidR="00EE306B">
        <w:t>é</w:t>
      </w:r>
      <w:r w:rsidR="00B54507" w:rsidRPr="001272CB">
        <w:t xml:space="preserve">s sont </w:t>
      </w:r>
      <w:r w:rsidR="0047597F" w:rsidRPr="001272CB">
        <w:t>très</w:t>
      </w:r>
      <w:r w:rsidR="00B54507" w:rsidRPr="001272CB">
        <w:t xml:space="preserve"> </w:t>
      </w:r>
      <w:r w:rsidR="0047597F" w:rsidRPr="001272CB">
        <w:t>différents</w:t>
      </w:r>
      <w:r w:rsidR="00B54507" w:rsidRPr="001272CB">
        <w:t xml:space="preserve"> les uns des autres, un training fait avec un ADC presque parfait (aucun bruit, gains </w:t>
      </w:r>
      <w:r w:rsidR="0047597F" w:rsidRPr="001272CB">
        <w:t>légèrement</w:t>
      </w:r>
      <w:r w:rsidR="00B54507" w:rsidRPr="001272CB">
        <w:t xml:space="preserve"> </w:t>
      </w:r>
      <w:r w:rsidR="0047597F" w:rsidRPr="001272CB">
        <w:t>différents</w:t>
      </w:r>
      <w:r w:rsidR="00B54507" w:rsidRPr="001272CB">
        <w:t xml:space="preserve">) se justifie. C’est en effet lui qui donnera le plus de </w:t>
      </w:r>
      <w:r w:rsidR="0047597F" w:rsidRPr="001272CB">
        <w:t>résultats</w:t>
      </w:r>
      <w:r w:rsidR="00B54507" w:rsidRPr="001272CB">
        <w:t xml:space="preserve"> </w:t>
      </w:r>
      <w:r w:rsidR="0047597F" w:rsidRPr="001272CB">
        <w:t>cohérents</w:t>
      </w:r>
      <w:r w:rsidR="00B54507" w:rsidRPr="001272CB">
        <w:t xml:space="preserve"> avec </w:t>
      </w:r>
      <w:r w:rsidR="0047597F" w:rsidRPr="001272CB">
        <w:t xml:space="preserve">des ADCs </w:t>
      </w:r>
      <w:r w:rsidR="00B54507" w:rsidRPr="001272CB">
        <w:t>atypiques.</w:t>
      </w:r>
    </w:p>
    <w:p w14:paraId="42FA9AC4" w14:textId="5F3F82E7" w:rsidR="00B54507" w:rsidRPr="001272CB" w:rsidRDefault="0047597F" w:rsidP="00825B0A">
      <w:pPr>
        <w:jc w:val="both"/>
      </w:pPr>
      <w:r w:rsidRPr="001272CB">
        <w:rPr>
          <w:noProof/>
          <w:lang w:eastAsia="fr-FR"/>
        </w:rPr>
        <mc:AlternateContent>
          <mc:Choice Requires="wps">
            <w:drawing>
              <wp:anchor distT="0" distB="0" distL="114300" distR="114300" simplePos="0" relativeHeight="251659264" behindDoc="0" locked="0" layoutInCell="1" allowOverlap="1" wp14:anchorId="7C17F1AC" wp14:editId="3D9F3EEF">
                <wp:simplePos x="0" y="0"/>
                <wp:positionH relativeFrom="column">
                  <wp:posOffset>2272030</wp:posOffset>
                </wp:positionH>
                <wp:positionV relativeFrom="paragraph">
                  <wp:posOffset>8890</wp:posOffset>
                </wp:positionV>
                <wp:extent cx="3067050" cy="677108"/>
                <wp:effectExtent l="0" t="0" r="19050" b="27940"/>
                <wp:wrapNone/>
                <wp:docPr id="24" name="ZoneTexte 19"/>
                <wp:cNvGraphicFramePr/>
                <a:graphic xmlns:a="http://schemas.openxmlformats.org/drawingml/2006/main">
                  <a:graphicData uri="http://schemas.microsoft.com/office/word/2010/wordprocessingShape">
                    <wps:wsp>
                      <wps:cNvSpPr txBox="1"/>
                      <wps:spPr>
                        <a:xfrm>
                          <a:off x="0" y="0"/>
                          <a:ext cx="3067050" cy="677108"/>
                        </a:xfrm>
                        <a:prstGeom prst="rect">
                          <a:avLst/>
                        </a:prstGeom>
                        <a:noFill/>
                        <a:ln>
                          <a:solidFill>
                            <a:schemeClr val="tx1"/>
                          </a:solidFill>
                        </a:ln>
                      </wps:spPr>
                      <wps:txbx>
                        <w:txbxContent>
                          <w:p w14:paraId="613860D7" w14:textId="77777777" w:rsidR="00CA2D11" w:rsidRDefault="00CA2D11" w:rsidP="00B54507">
                            <w:pPr>
                              <w:pStyle w:val="NormalWeb"/>
                              <w:spacing w:before="0" w:beforeAutospacing="0" w:after="0" w:afterAutospacing="0"/>
                            </w:pPr>
                            <w:r>
                              <w:rPr>
                                <w:rFonts w:asciiTheme="minorHAnsi" w:hAnsi="Calibri" w:cstheme="minorBidi"/>
                                <w:color w:val="000000" w:themeColor="text1"/>
                                <w:kern w:val="24"/>
                                <w:sz w:val="28"/>
                                <w:szCs w:val="28"/>
                              </w:rPr>
                              <w:t>Training utilisé:</w:t>
                            </w:r>
                          </w:p>
                          <w:p w14:paraId="4AE80354" w14:textId="77777777" w:rsidR="00CA2D11" w:rsidRDefault="00CA2D11" w:rsidP="00B54507">
                            <w:pPr>
                              <w:pStyle w:val="Paragraphedeliste"/>
                              <w:numPr>
                                <w:ilvl w:val="0"/>
                                <w:numId w:val="11"/>
                              </w:numPr>
                              <w:spacing w:after="0" w:line="240" w:lineRule="auto"/>
                              <w:rPr>
                                <w:rFonts w:eastAsia="Times New Roman"/>
                              </w:rPr>
                            </w:pPr>
                            <w:r>
                              <w:rPr>
                                <w:rFonts w:hAnsi="Calibri"/>
                                <w:color w:val="000000" w:themeColor="text1"/>
                                <w:kern w:val="24"/>
                              </w:rPr>
                              <w:t>Erreur valeur des capacit</w:t>
                            </w:r>
                            <w:r>
                              <w:rPr>
                                <w:rFonts w:ascii="Calibri" w:eastAsia="Calibri" w:hAnsi="Calibri"/>
                                <w:color w:val="000000" w:themeColor="text1"/>
                                <w:kern w:val="24"/>
                              </w:rPr>
                              <w:t>és = 0,1 – 0,2%</w:t>
                            </w:r>
                          </w:p>
                          <w:p w14:paraId="41D48495" w14:textId="77777777" w:rsidR="00CA2D11" w:rsidRDefault="00CA2D11" w:rsidP="00B54507">
                            <w:pPr>
                              <w:pStyle w:val="Paragraphedeliste"/>
                              <w:numPr>
                                <w:ilvl w:val="0"/>
                                <w:numId w:val="11"/>
                              </w:numPr>
                              <w:spacing w:after="0" w:line="240" w:lineRule="auto"/>
                              <w:rPr>
                                <w:rFonts w:eastAsia="Times New Roman"/>
                              </w:rPr>
                            </w:pPr>
                            <w:r>
                              <w:rPr>
                                <w:rFonts w:hAnsi="Calibri"/>
                                <w:color w:val="000000" w:themeColor="text1"/>
                                <w:kern w:val="24"/>
                              </w:rPr>
                              <w:t>Aucun bruit</w:t>
                            </w:r>
                          </w:p>
                        </w:txbxContent>
                      </wps:txbx>
                      <wps:bodyPr wrap="square" rtlCol="0">
                        <a:spAutoFit/>
                      </wps:bodyPr>
                    </wps:wsp>
                  </a:graphicData>
                </a:graphic>
              </wp:anchor>
            </w:drawing>
          </mc:Choice>
          <mc:Fallback>
            <w:pict>
              <v:shape w14:anchorId="7C17F1AC" id="ZoneTexte 19" o:spid="_x0000_s1028" type="#_x0000_t202" style="position:absolute;left:0;text-align:left;margin-left:178.9pt;margin-top:.7pt;width:241.5pt;height:53.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" filled="f" strokecolor="black [3213]">
                <v:textbox style="mso-fit-shape-to-text:t">
                  <w:txbxContent>
                    <w:p w14:paraId="613860D7" w14:textId="77777777" w:rsidR="00CA2D11" w:rsidRDefault="00CA2D11" w:rsidP="00B54507">
                      <w:pPr>
                        <w:pStyle w:val="NormalWeb"/>
                        <w:spacing w:before="0" w:beforeAutospacing="0" w:after="0" w:afterAutospacing="0"/>
                      </w:pPr>
                      <w:r>
                        <w:rPr>
                          <w:rFonts w:asciiTheme="minorHAnsi" w:hAnsi="Calibri" w:cstheme="minorBidi"/>
                          <w:color w:val="000000" w:themeColor="text1"/>
                          <w:kern w:val="24"/>
                          <w:sz w:val="28"/>
                          <w:szCs w:val="28"/>
                        </w:rPr>
                        <w:t>Training utilisé:</w:t>
                      </w:r>
                    </w:p>
                    <w:p w14:paraId="4AE80354" w14:textId="77777777" w:rsidR="00CA2D11" w:rsidRDefault="00CA2D11" w:rsidP="00B54507">
                      <w:pPr>
                        <w:pStyle w:val="Paragraphedeliste"/>
                        <w:numPr>
                          <w:ilvl w:val="0"/>
                          <w:numId w:val="11"/>
                        </w:numPr>
                        <w:spacing w:after="0" w:line="240" w:lineRule="auto"/>
                        <w:rPr>
                          <w:rFonts w:eastAsia="Times New Roman"/>
                        </w:rPr>
                      </w:pPr>
                      <w:r>
                        <w:rPr>
                          <w:rFonts w:hAnsi="Calibri"/>
                          <w:color w:val="000000" w:themeColor="text1"/>
                          <w:kern w:val="24"/>
                        </w:rPr>
                        <w:t>Erreur valeur des capacit</w:t>
                      </w:r>
                      <w:r>
                        <w:rPr>
                          <w:rFonts w:ascii="Calibri" w:eastAsia="Calibri" w:hAnsi="Calibri"/>
                          <w:color w:val="000000" w:themeColor="text1"/>
                          <w:kern w:val="24"/>
                        </w:rPr>
                        <w:t>és = 0,1 – 0,2%</w:t>
                      </w:r>
                    </w:p>
                    <w:p w14:paraId="41D48495" w14:textId="77777777" w:rsidR="00CA2D11" w:rsidRDefault="00CA2D11" w:rsidP="00B54507">
                      <w:pPr>
                        <w:pStyle w:val="Paragraphedeliste"/>
                        <w:numPr>
                          <w:ilvl w:val="0"/>
                          <w:numId w:val="11"/>
                        </w:numPr>
                        <w:spacing w:after="0" w:line="240" w:lineRule="auto"/>
                        <w:rPr>
                          <w:rFonts w:eastAsia="Times New Roman"/>
                        </w:rPr>
                      </w:pPr>
                      <w:r>
                        <w:rPr>
                          <w:rFonts w:hAnsi="Calibri"/>
                          <w:color w:val="000000" w:themeColor="text1"/>
                          <w:kern w:val="24"/>
                        </w:rPr>
                        <w:t>Aucun bruit</w:t>
                      </w:r>
                    </w:p>
                  </w:txbxContent>
                </v:textbox>
              </v:shape>
            </w:pict>
          </mc:Fallback>
        </mc:AlternateContent>
      </w:r>
      <w:ins w:id="586" w:author="Joaquim Estopinan" w:date="2019-09-07T15:21:00Z">
        <w:r w:rsidR="00D44BFE">
          <w:t>Le</w:t>
        </w:r>
      </w:ins>
      <w:r w:rsidR="00B54507" w:rsidRPr="001272CB">
        <w:t xml:space="preserve"> training suivant</w:t>
      </w:r>
      <w:ins w:id="587" w:author="Joaquim Estopinan" w:date="2019-09-07T15:21:00Z">
        <w:r w:rsidR="00D44BFE">
          <w:t xml:space="preserve"> est choisi</w:t>
        </w:r>
      </w:ins>
      <w:r w:rsidR="00B54507" w:rsidRPr="001272CB">
        <w:t xml:space="preserve"> : </w:t>
      </w:r>
    </w:p>
    <w:p w14:paraId="23102CD8" w14:textId="77777777" w:rsidR="00B54507" w:rsidRPr="001272CB" w:rsidRDefault="00B54507" w:rsidP="00825B0A">
      <w:pPr>
        <w:jc w:val="both"/>
      </w:pPr>
    </w:p>
    <w:p w14:paraId="3E951391" w14:textId="77777777" w:rsidR="00B54507" w:rsidRPr="001272CB" w:rsidRDefault="00B54507" w:rsidP="00825B0A">
      <w:pPr>
        <w:jc w:val="both"/>
      </w:pPr>
    </w:p>
    <w:p w14:paraId="781C64E2" w14:textId="745E7EB5" w:rsidR="00FA7B34" w:rsidRPr="001272CB" w:rsidRDefault="00FA7B34" w:rsidP="00825B0A">
      <w:pPr>
        <w:jc w:val="both"/>
      </w:pPr>
      <w:r w:rsidRPr="001272CB">
        <w:t xml:space="preserve">Voici les </w:t>
      </w:r>
      <w:r w:rsidR="0047597F" w:rsidRPr="001272CB">
        <w:t>résultats</w:t>
      </w:r>
      <w:r w:rsidRPr="001272CB">
        <w:t xml:space="preserve"> obtenus pour 2 </w:t>
      </w:r>
      <w:r w:rsidR="00D44BFE" w:rsidRPr="001272CB">
        <w:t>applications :</w:t>
      </w:r>
    </w:p>
    <w:p w14:paraId="74572FAE" w14:textId="77777777" w:rsidR="00FA7B34" w:rsidRPr="001272CB" w:rsidRDefault="00FA7B34" w:rsidP="0047597F">
      <w:pPr>
        <w:keepNext/>
        <w:jc w:val="center"/>
      </w:pPr>
      <w:r w:rsidRPr="001272CB">
        <w:rPr>
          <w:noProof/>
          <w:lang w:eastAsia="fr-FR"/>
        </w:rPr>
        <w:lastRenderedPageBreak/>
        <w:drawing>
          <wp:inline distT="0" distB="0" distL="0" distR="0" wp14:anchorId="213E1C96" wp14:editId="66DB5E16">
            <wp:extent cx="5760720" cy="3063431"/>
            <wp:effectExtent l="0" t="0" r="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063431"/>
                    </a:xfrm>
                    <a:prstGeom prst="rect">
                      <a:avLst/>
                    </a:prstGeom>
                    <a:noFill/>
                  </pic:spPr>
                </pic:pic>
              </a:graphicData>
            </a:graphic>
          </wp:inline>
        </w:drawing>
      </w:r>
    </w:p>
    <w:p w14:paraId="4FCD1089" w14:textId="53D62ACB" w:rsidR="00FA7B34" w:rsidRPr="001272CB" w:rsidRDefault="00FA7B34" w:rsidP="0047597F">
      <w:pPr>
        <w:pStyle w:val="Lgende"/>
      </w:pPr>
      <w:r w:rsidRPr="001272CB">
        <w:t xml:space="preserve">Figure </w:t>
      </w:r>
      <w:fldSimple w:instr=" SEQ Figure \* ARABIC ">
        <w:ins w:id="588" w:author="Joaquim Estopinan" w:date="2019-09-08T00:09:00Z">
          <w:r w:rsidR="003E3392">
            <w:rPr>
              <w:noProof/>
            </w:rPr>
            <w:t>28</w:t>
          </w:r>
        </w:ins>
      </w:fldSimple>
      <w:r w:rsidRPr="001272CB">
        <w:t xml:space="preserve"> : INL pour 2 applications avec </w:t>
      </w:r>
      <w:proofErr w:type="gramStart"/>
      <w:r w:rsidRPr="001272CB">
        <w:t>modèle:</w:t>
      </w:r>
      <w:proofErr w:type="gramEnd"/>
      <w:r w:rsidRPr="001272CB">
        <w:t xml:space="preserve">  - (haut) fortement bruité - (bas) légèrement bruité</w:t>
      </w:r>
    </w:p>
    <w:p w14:paraId="09002805" w14:textId="77777777" w:rsidR="008362E5" w:rsidRPr="001272CB" w:rsidRDefault="008362E5" w:rsidP="00825B0A">
      <w:pPr>
        <w:jc w:val="both"/>
      </w:pPr>
    </w:p>
    <w:p w14:paraId="660C0FE5" w14:textId="11C0AC4E" w:rsidR="008362E5" w:rsidRPr="001272CB" w:rsidRDefault="00D44BFE" w:rsidP="00825B0A">
      <w:pPr>
        <w:ind w:firstLine="360"/>
        <w:jc w:val="both"/>
      </w:pPr>
      <w:ins w:id="589" w:author="Joaquim Estopinan" w:date="2019-09-07T15:22:00Z">
        <w:r>
          <w:t>D</w:t>
        </w:r>
      </w:ins>
      <w:r w:rsidR="008362E5" w:rsidRPr="001272CB">
        <w:t xml:space="preserve">ans les deux cas l’approximation faite est </w:t>
      </w:r>
      <w:r w:rsidR="0047597F" w:rsidRPr="001272CB">
        <w:t>cohérente</w:t>
      </w:r>
      <w:r w:rsidR="008362E5" w:rsidRPr="001272CB">
        <w:t xml:space="preserve">, la courbe bleue reconstruite suit correctement la courbe rouge du </w:t>
      </w:r>
      <w:r w:rsidR="0047597F" w:rsidRPr="001272CB">
        <w:t>modèle</w:t>
      </w:r>
      <w:r w:rsidR="008362E5" w:rsidRPr="001272CB">
        <w:t>.</w:t>
      </w:r>
    </w:p>
    <w:p w14:paraId="77CABA5A" w14:textId="092139C6" w:rsidR="008362E5" w:rsidRPr="001272CB" w:rsidRDefault="00D44BFE" w:rsidP="00825B0A">
      <w:pPr>
        <w:ind w:firstLine="360"/>
        <w:jc w:val="both"/>
      </w:pPr>
      <w:ins w:id="590" w:author="Joaquim Estopinan" w:date="2019-09-07T15:23:00Z">
        <w:r>
          <w:t>E</w:t>
        </w:r>
      </w:ins>
      <w:r w:rsidR="008362E5" w:rsidRPr="001272CB">
        <w:t xml:space="preserve">nfin une </w:t>
      </w:r>
      <w:r w:rsidR="0047597F" w:rsidRPr="001272CB">
        <w:t>première</w:t>
      </w:r>
      <w:r w:rsidR="008362E5" w:rsidRPr="001272CB">
        <w:t xml:space="preserve"> validation de la robustesse du </w:t>
      </w:r>
      <w:r w:rsidR="0047597F" w:rsidRPr="001272CB">
        <w:t>modèle</w:t>
      </w:r>
      <w:ins w:id="591" w:author="Joaquim Estopinan" w:date="2019-09-07T15:23:00Z">
        <w:r>
          <w:t xml:space="preserve"> est réalisée</w:t>
        </w:r>
      </w:ins>
      <w:r w:rsidR="008362E5" w:rsidRPr="001272CB">
        <w:t xml:space="preserve"> avec une simulation </w:t>
      </w:r>
      <w:r w:rsidR="00594CA6" w:rsidRPr="001272CB">
        <w:t>Monte-Carlo de 250 essais bruité</w:t>
      </w:r>
      <w:r w:rsidR="008362E5" w:rsidRPr="001272CB">
        <w:t xml:space="preserve">s. </w:t>
      </w:r>
      <w:ins w:id="592" w:author="Joaquim Estopinan" w:date="2019-09-07T15:24:00Z">
        <w:r>
          <w:t>L</w:t>
        </w:r>
      </w:ins>
      <w:r w:rsidR="008362E5" w:rsidRPr="001272CB">
        <w:t>’histogramme des erreurs maximales sur l’INL</w:t>
      </w:r>
      <w:ins w:id="593" w:author="Joaquim Estopinan" w:date="2019-09-07T15:24:00Z">
        <w:r>
          <w:t xml:space="preserve"> est tracé</w:t>
        </w:r>
      </w:ins>
      <w:r w:rsidR="008362E5" w:rsidRPr="001272CB">
        <w:t xml:space="preserve">. </w:t>
      </w:r>
      <w:ins w:id="594" w:author="Joaquim Estopinan" w:date="2019-09-07T15:25:00Z">
        <w:r>
          <w:t xml:space="preserve">La </w:t>
        </w:r>
      </w:ins>
      <w:r w:rsidR="008362E5" w:rsidRPr="001272CB">
        <w:t xml:space="preserve">moyenne </w:t>
      </w:r>
      <w:ins w:id="595" w:author="Joaquim Estopinan" w:date="2019-09-07T15:25:00Z">
        <w:r>
          <w:t xml:space="preserve">est </w:t>
        </w:r>
      </w:ins>
      <w:r w:rsidR="008362E5" w:rsidRPr="001272CB">
        <w:t xml:space="preserve">de 1.2 LSB, ce qui reste </w:t>
      </w:r>
      <w:r w:rsidR="0047597F" w:rsidRPr="001272CB">
        <w:t>très</w:t>
      </w:r>
      <w:r w:rsidR="008362E5" w:rsidRPr="001272CB">
        <w:t xml:space="preserve"> correct :</w:t>
      </w:r>
    </w:p>
    <w:p w14:paraId="375BF9B2" w14:textId="77777777" w:rsidR="008362E5" w:rsidRPr="001272CB" w:rsidRDefault="008362E5" w:rsidP="0047597F">
      <w:pPr>
        <w:keepNext/>
        <w:jc w:val="center"/>
      </w:pPr>
      <w:r w:rsidRPr="001272CB">
        <w:rPr>
          <w:noProof/>
          <w:lang w:eastAsia="fr-FR"/>
        </w:rPr>
        <w:drawing>
          <wp:inline distT="0" distB="0" distL="0" distR="0" wp14:anchorId="08B569A8" wp14:editId="32A30895">
            <wp:extent cx="2314575" cy="2107580"/>
            <wp:effectExtent l="0" t="0" r="0" b="6985"/>
            <wp:docPr id="1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320564" cy="2113033"/>
                    </a:xfrm>
                    <a:prstGeom prst="rect">
                      <a:avLst/>
                    </a:prstGeom>
                  </pic:spPr>
                </pic:pic>
              </a:graphicData>
            </a:graphic>
          </wp:inline>
        </w:drawing>
      </w:r>
    </w:p>
    <w:p w14:paraId="5E86E3D3" w14:textId="2BA908F9" w:rsidR="0047597F" w:rsidRPr="001272CB" w:rsidRDefault="008362E5" w:rsidP="0047597F">
      <w:pPr>
        <w:pStyle w:val="Lgende"/>
      </w:pPr>
      <w:r w:rsidRPr="001272CB">
        <w:t xml:space="preserve">Figure </w:t>
      </w:r>
      <w:fldSimple w:instr=" SEQ Figure \* ARABIC ">
        <w:ins w:id="596" w:author="Joaquim Estopinan" w:date="2019-09-06T17:30:00Z">
          <w:r w:rsidR="00954EE0">
            <w:rPr>
              <w:noProof/>
            </w:rPr>
            <w:t>2</w:t>
          </w:r>
        </w:ins>
        <w:ins w:id="597" w:author="Joaquim Estopinan" w:date="2019-09-08T00:10:00Z">
          <w:r w:rsidR="003E3392">
            <w:rPr>
              <w:noProof/>
            </w:rPr>
            <w:t>9</w:t>
          </w:r>
        </w:ins>
      </w:fldSimple>
      <w:r w:rsidRPr="001272CB">
        <w:t xml:space="preserve"> : Histogramme des </w:t>
      </w:r>
      <w:r w:rsidR="009E0221">
        <w:t>écarts maximums d’</w:t>
      </w:r>
      <w:r w:rsidRPr="001272CB">
        <w:t>INL pour 250 simulations Monte-Carlo</w:t>
      </w:r>
    </w:p>
    <w:p w14:paraId="77DEFE66" w14:textId="77777777" w:rsidR="006319A4" w:rsidRPr="001272CB" w:rsidRDefault="006319A4" w:rsidP="0047597F">
      <w:pPr>
        <w:pStyle w:val="Lgende"/>
        <w:jc w:val="left"/>
      </w:pPr>
      <w:r w:rsidRPr="001272CB">
        <w:br w:type="page"/>
      </w:r>
    </w:p>
    <w:p w14:paraId="40D28CB6" w14:textId="77777777" w:rsidR="0032454E" w:rsidRPr="001272CB" w:rsidRDefault="0032454E" w:rsidP="00825B0A">
      <w:pPr>
        <w:pStyle w:val="Titre2"/>
        <w:jc w:val="both"/>
        <w:rPr>
          <w:lang w:val="fr-FR"/>
        </w:rPr>
      </w:pPr>
      <w:bookmarkStart w:id="598" w:name="_Toc18682601"/>
      <w:r w:rsidRPr="001272CB">
        <w:rPr>
          <w:lang w:val="fr-FR"/>
        </w:rPr>
        <w:lastRenderedPageBreak/>
        <w:t>Conclusion</w:t>
      </w:r>
      <w:bookmarkEnd w:id="598"/>
    </w:p>
    <w:p w14:paraId="686CED1E" w14:textId="77777777" w:rsidR="0032454E" w:rsidRPr="001272CB" w:rsidRDefault="0032454E" w:rsidP="00825B0A">
      <w:pPr>
        <w:jc w:val="both"/>
      </w:pPr>
    </w:p>
    <w:p w14:paraId="35D19149" w14:textId="77777777" w:rsidR="006319A4" w:rsidRPr="001272CB" w:rsidRDefault="00630363" w:rsidP="00594CA6">
      <w:pPr>
        <w:ind w:left="360" w:firstLine="348"/>
        <w:jc w:val="both"/>
      </w:pPr>
      <w:r w:rsidRPr="001272CB">
        <w:t xml:space="preserve">Pendant ce stage, deux </w:t>
      </w:r>
      <w:r w:rsidR="0047597F" w:rsidRPr="001272CB">
        <w:t>méthodes</w:t>
      </w:r>
      <w:r w:rsidRPr="001272CB">
        <w:t xml:space="preserve"> de test de </w:t>
      </w:r>
      <w:r w:rsidR="0047597F" w:rsidRPr="001272CB">
        <w:t>linéarité</w:t>
      </w:r>
      <w:r w:rsidRPr="001272CB">
        <w:t xml:space="preserve"> statique ont été mises au point pour l’ADC cyclique. Elles </w:t>
      </w:r>
      <w:r w:rsidR="0047597F" w:rsidRPr="001272CB">
        <w:t>diffèrent</w:t>
      </w:r>
      <w:r w:rsidRPr="001272CB">
        <w:t xml:space="preserve"> radicalement d’</w:t>
      </w:r>
      <w:r w:rsidR="0047597F" w:rsidRPr="001272CB">
        <w:t>après</w:t>
      </w:r>
      <w:r w:rsidRPr="001272CB">
        <w:t xml:space="preserve"> les </w:t>
      </w:r>
      <w:r w:rsidR="0047597F" w:rsidRPr="001272CB">
        <w:t>données</w:t>
      </w:r>
      <w:r w:rsidRPr="001272CB">
        <w:t xml:space="preserve"> qu’elles </w:t>
      </w:r>
      <w:r w:rsidR="0047597F" w:rsidRPr="001272CB">
        <w:t>nécessitent</w:t>
      </w:r>
      <w:r w:rsidRPr="001272CB">
        <w:t> :</w:t>
      </w:r>
    </w:p>
    <w:p w14:paraId="43BF5AE3" w14:textId="77777777" w:rsidR="00630363" w:rsidRPr="001272CB" w:rsidRDefault="00630363" w:rsidP="00825B0A">
      <w:pPr>
        <w:pStyle w:val="Paragraphedeliste"/>
        <w:numPr>
          <w:ilvl w:val="0"/>
          <w:numId w:val="3"/>
        </w:numPr>
        <w:jc w:val="both"/>
      </w:pPr>
      <w:r w:rsidRPr="001272CB">
        <w:t xml:space="preserve">La </w:t>
      </w:r>
      <w:r w:rsidR="0047597F" w:rsidRPr="001272CB">
        <w:t>méthode</w:t>
      </w:r>
      <w:r w:rsidRPr="001272CB">
        <w:t xml:space="preserve"> analogique est </w:t>
      </w:r>
      <w:r w:rsidR="0047597F" w:rsidRPr="001272CB">
        <w:t>réservée</w:t>
      </w:r>
      <w:r w:rsidRPr="001272CB">
        <w:t xml:space="preserve"> aux simulations comme elle demande d’avoir </w:t>
      </w:r>
      <w:r w:rsidR="0047597F" w:rsidRPr="001272CB">
        <w:t>accès</w:t>
      </w:r>
      <w:r w:rsidRPr="001272CB">
        <w:t xml:space="preserve"> aux </w:t>
      </w:r>
      <w:r w:rsidR="0047597F" w:rsidRPr="001272CB">
        <w:t>résidus</w:t>
      </w:r>
      <w:r w:rsidRPr="001272CB">
        <w:t xml:space="preserve">, tensions internes </w:t>
      </w:r>
      <w:r w:rsidR="0047597F" w:rsidRPr="001272CB">
        <w:t>à</w:t>
      </w:r>
      <w:r w:rsidRPr="001272CB">
        <w:t xml:space="preserve"> l’ADC </w:t>
      </w:r>
      <w:r w:rsidR="0047597F" w:rsidRPr="001272CB">
        <w:t>délicates</w:t>
      </w:r>
      <w:r w:rsidRPr="001272CB">
        <w:t xml:space="preserve"> </w:t>
      </w:r>
      <w:r w:rsidR="0047597F" w:rsidRPr="001272CB">
        <w:t>à</w:t>
      </w:r>
      <w:r w:rsidRPr="001272CB">
        <w:t xml:space="preserve"> extraire sur des ADCs </w:t>
      </w:r>
      <w:r w:rsidR="0047597F" w:rsidRPr="001272CB">
        <w:t>réels</w:t>
      </w:r>
      <w:r w:rsidRPr="001272CB">
        <w:t>.</w:t>
      </w:r>
    </w:p>
    <w:p w14:paraId="1F0E873D" w14:textId="48FF4CBC" w:rsidR="00630363" w:rsidRPr="001272CB" w:rsidRDefault="00630363" w:rsidP="00825B0A">
      <w:pPr>
        <w:pStyle w:val="Paragraphedeliste"/>
        <w:numPr>
          <w:ilvl w:val="0"/>
          <w:numId w:val="3"/>
        </w:numPr>
        <w:jc w:val="both"/>
      </w:pPr>
      <w:r w:rsidRPr="001272CB">
        <w:t xml:space="preserve">La </w:t>
      </w:r>
      <w:r w:rsidR="0047597F" w:rsidRPr="001272CB">
        <w:t>méthode</w:t>
      </w:r>
      <w:r w:rsidRPr="001272CB">
        <w:t xml:space="preserve"> </w:t>
      </w:r>
      <w:r w:rsidR="002C410B">
        <w:t>numérique</w:t>
      </w:r>
      <w:r w:rsidRPr="001272CB">
        <w:t xml:space="preserve"> pourrait </w:t>
      </w:r>
      <w:r w:rsidR="0047597F" w:rsidRPr="001272CB">
        <w:t>être</w:t>
      </w:r>
      <w:r w:rsidRPr="001272CB">
        <w:t xml:space="preserve"> </w:t>
      </w:r>
      <w:r w:rsidR="009E0221" w:rsidRPr="001272CB">
        <w:t>impl</w:t>
      </w:r>
      <w:r w:rsidR="009E0221">
        <w:t>an</w:t>
      </w:r>
      <w:r w:rsidR="009E0221" w:rsidRPr="001272CB">
        <w:t xml:space="preserve">tée </w:t>
      </w:r>
      <w:r w:rsidRPr="001272CB">
        <w:t>pour tester de vrais ADCs en plus d’être utile en simulation. En effet, elle n’a besoin en phase d’application que d’un échantillon des codes de sortie.</w:t>
      </w:r>
    </w:p>
    <w:p w14:paraId="0B6701A9" w14:textId="6B9DDB9E" w:rsidR="00630363" w:rsidRPr="001272CB" w:rsidRDefault="009E0221" w:rsidP="00825B0A">
      <w:pPr>
        <w:ind w:left="360" w:firstLine="348"/>
        <w:jc w:val="both"/>
      </w:pPr>
      <w:r>
        <w:t>Pour chaque méthode proposée</w:t>
      </w:r>
      <w:r w:rsidR="00630363" w:rsidRPr="001272CB">
        <w:t>, la réduction du temps de test</w:t>
      </w:r>
      <w:r>
        <w:t xml:space="preserve"> </w:t>
      </w:r>
      <w:r w:rsidR="003E3392">
        <w:t>(ou</w:t>
      </w:r>
      <w:r>
        <w:t xml:space="preserve"> de </w:t>
      </w:r>
      <w:r w:rsidR="00031994">
        <w:t>simulation</w:t>
      </w:r>
      <w:r>
        <w:t>)</w:t>
      </w:r>
      <w:r w:rsidR="00630363" w:rsidRPr="001272CB">
        <w:t xml:space="preserve"> est </w:t>
      </w:r>
      <w:r>
        <w:t xml:space="preserve">très </w:t>
      </w:r>
      <w:r w:rsidR="00630363" w:rsidRPr="001272CB">
        <w:t xml:space="preserve">significative </w:t>
      </w:r>
      <w:r>
        <w:t xml:space="preserve">(divisé par </w:t>
      </w:r>
      <w:r w:rsidR="00630363" w:rsidRPr="001272CB">
        <w:t>un facteur 5</w:t>
      </w:r>
      <w:r>
        <w:t>)</w:t>
      </w:r>
      <w:r w:rsidR="00630363" w:rsidRPr="001272CB">
        <w:t xml:space="preserve"> en </w:t>
      </w:r>
      <w:r>
        <w:t>conserv</w:t>
      </w:r>
      <w:r w:rsidRPr="001272CB">
        <w:t xml:space="preserve">ant </w:t>
      </w:r>
      <w:r>
        <w:t xml:space="preserve">une précision suffisante sur l’estimation </w:t>
      </w:r>
      <w:r w:rsidR="00630363" w:rsidRPr="001272CB">
        <w:t xml:space="preserve">des </w:t>
      </w:r>
      <w:r>
        <w:t xml:space="preserve">performances. </w:t>
      </w:r>
    </w:p>
    <w:p w14:paraId="09B76359" w14:textId="77777777" w:rsidR="004E2CB4" w:rsidRPr="001272CB" w:rsidRDefault="00630363" w:rsidP="00825B0A">
      <w:pPr>
        <w:ind w:left="360"/>
        <w:jc w:val="both"/>
      </w:pPr>
      <w:r w:rsidRPr="001272CB">
        <w:tab/>
        <w:t xml:space="preserve">Les deux </w:t>
      </w:r>
      <w:r w:rsidR="004E2CB4" w:rsidRPr="001272CB">
        <w:t>méthodes</w:t>
      </w:r>
      <w:r w:rsidRPr="001272CB">
        <w:t xml:space="preserve"> </w:t>
      </w:r>
      <w:r w:rsidR="004E2CB4" w:rsidRPr="001272CB">
        <w:t>développées</w:t>
      </w:r>
      <w:r w:rsidRPr="001272CB">
        <w:t xml:space="preserve"> ici sont en effet </w:t>
      </w:r>
      <w:r w:rsidR="004E2CB4" w:rsidRPr="001272CB">
        <w:t>opérationnelles</w:t>
      </w:r>
      <w:r w:rsidRPr="001272CB">
        <w:t xml:space="preserve"> mais non </w:t>
      </w:r>
      <w:r w:rsidR="0047597F" w:rsidRPr="001272CB">
        <w:t>optimisées</w:t>
      </w:r>
      <w:r w:rsidRPr="001272CB">
        <w:t xml:space="preserve"> pour l’instant : </w:t>
      </w:r>
    </w:p>
    <w:p w14:paraId="5B6B1496" w14:textId="77777777" w:rsidR="00630363" w:rsidRPr="001272CB" w:rsidRDefault="0047597F" w:rsidP="00825B0A">
      <w:pPr>
        <w:pStyle w:val="Paragraphedeliste"/>
        <w:numPr>
          <w:ilvl w:val="1"/>
          <w:numId w:val="3"/>
        </w:numPr>
        <w:jc w:val="both"/>
      </w:pPr>
      <w:r w:rsidRPr="001272CB">
        <w:t>Les</w:t>
      </w:r>
      <w:r w:rsidR="00630363" w:rsidRPr="001272CB">
        <w:t xml:space="preserve"> intervalles de recherche sur la fonction de transfert de l’ADC o</w:t>
      </w:r>
      <w:r w:rsidR="00EE306B">
        <w:t>ù</w:t>
      </w:r>
      <w:r w:rsidR="00630363" w:rsidRPr="001272CB">
        <w:t xml:space="preserve"> l’information est extraite pe</w:t>
      </w:r>
      <w:r w:rsidR="004E2CB4" w:rsidRPr="001272CB">
        <w:t xml:space="preserve">uvent par exemple </w:t>
      </w:r>
      <w:r w:rsidRPr="001272CB">
        <w:t>être</w:t>
      </w:r>
      <w:r w:rsidR="004E2CB4" w:rsidRPr="001272CB">
        <w:t xml:space="preserve"> </w:t>
      </w:r>
      <w:r w:rsidRPr="001272CB">
        <w:t>réduits</w:t>
      </w:r>
    </w:p>
    <w:p w14:paraId="3601B4BB" w14:textId="77777777" w:rsidR="004E2CB4" w:rsidRPr="001272CB" w:rsidRDefault="004E2CB4" w:rsidP="00825B0A">
      <w:pPr>
        <w:pStyle w:val="Paragraphedeliste"/>
        <w:numPr>
          <w:ilvl w:val="1"/>
          <w:numId w:val="3"/>
        </w:numPr>
        <w:jc w:val="both"/>
      </w:pPr>
      <w:r w:rsidRPr="001272CB">
        <w:t xml:space="preserve">Le nombre de codes </w:t>
      </w:r>
      <w:r w:rsidR="0047597F" w:rsidRPr="001272CB">
        <w:t>à</w:t>
      </w:r>
      <w:r w:rsidRPr="001272CB">
        <w:t xml:space="preserve"> mesurer autour des </w:t>
      </w:r>
      <w:r w:rsidR="0047597F" w:rsidRPr="001272CB">
        <w:t>transitions</w:t>
      </w:r>
      <w:r w:rsidRPr="001272CB">
        <w:t xml:space="preserve"> </w:t>
      </w:r>
      <w:r w:rsidR="0047597F" w:rsidRPr="001272CB">
        <w:t>sélectionnées</w:t>
      </w:r>
      <w:r w:rsidRPr="001272CB">
        <w:t xml:space="preserve"> peut </w:t>
      </w:r>
      <w:r w:rsidR="0047597F" w:rsidRPr="001272CB">
        <w:t>être</w:t>
      </w:r>
      <w:r w:rsidRPr="001272CB">
        <w:t xml:space="preserve"> optimis</w:t>
      </w:r>
      <w:r w:rsidR="0047597F" w:rsidRPr="001272CB">
        <w:t>é</w:t>
      </w:r>
      <w:r w:rsidRPr="001272CB">
        <w:t xml:space="preserve"> en fonction des étapes</w:t>
      </w:r>
    </w:p>
    <w:p w14:paraId="7A7F3588" w14:textId="77777777" w:rsidR="004E2CB4" w:rsidRPr="001272CB" w:rsidRDefault="00FF1050" w:rsidP="00825B0A">
      <w:pPr>
        <w:ind w:left="360" w:firstLine="348"/>
        <w:jc w:val="both"/>
      </w:pPr>
      <w:r w:rsidRPr="001272CB">
        <w:t xml:space="preserve">Enfin, pour envisager une utilisation industrielle de ces méthodes, il faudrait qu’elles repèrent </w:t>
      </w:r>
      <w:r w:rsidR="004E2CB4" w:rsidRPr="001272CB">
        <w:t>-</w:t>
      </w:r>
      <w:r w:rsidRPr="001272CB">
        <w:t>ou du moins résistent</w:t>
      </w:r>
      <w:r w:rsidR="004E2CB4" w:rsidRPr="001272CB">
        <w:t>-</w:t>
      </w:r>
      <w:r w:rsidRPr="001272CB">
        <w:t xml:space="preserve"> aux erreurs dynamiques des ADCs. Mon stage s’est en effet concentr</w:t>
      </w:r>
      <w:r w:rsidR="00594CA6" w:rsidRPr="001272CB">
        <w:t>é</w:t>
      </w:r>
      <w:r w:rsidRPr="001272CB">
        <w:t xml:space="preserve"> sur la </w:t>
      </w:r>
      <w:r w:rsidR="0047597F" w:rsidRPr="001272CB">
        <w:t>linéarité</w:t>
      </w:r>
      <w:r w:rsidRPr="001272CB">
        <w:t xml:space="preserve"> statique des ADCs. Cela constituait</w:t>
      </w:r>
      <w:r w:rsidR="004E2CB4" w:rsidRPr="001272CB">
        <w:t xml:space="preserve">, </w:t>
      </w:r>
      <w:r w:rsidRPr="001272CB">
        <w:t>en conclusion</w:t>
      </w:r>
      <w:r w:rsidR="004E2CB4" w:rsidRPr="001272CB">
        <w:t>,</w:t>
      </w:r>
      <w:r w:rsidRPr="001272CB">
        <w:t xml:space="preserve"> une </w:t>
      </w:r>
      <w:r w:rsidR="0047597F" w:rsidRPr="001272CB">
        <w:t>première</w:t>
      </w:r>
      <w:r w:rsidRPr="001272CB">
        <w:t xml:space="preserve"> </w:t>
      </w:r>
      <w:r w:rsidR="0047597F" w:rsidRPr="001272CB">
        <w:t>étape</w:t>
      </w:r>
      <w:r w:rsidRPr="001272CB">
        <w:t xml:space="preserve"> </w:t>
      </w:r>
      <w:r w:rsidR="0047597F" w:rsidRPr="001272CB">
        <w:t>nécessaire</w:t>
      </w:r>
      <w:r w:rsidRPr="001272CB">
        <w:t xml:space="preserve"> et donc </w:t>
      </w:r>
      <w:r w:rsidR="0047597F" w:rsidRPr="001272CB">
        <w:t>intéressante</w:t>
      </w:r>
      <w:r w:rsidRPr="001272CB">
        <w:t xml:space="preserve"> pour d’</w:t>
      </w:r>
      <w:r w:rsidR="0047597F" w:rsidRPr="001272CB">
        <w:t>éventuelles</w:t>
      </w:r>
      <w:r w:rsidRPr="001272CB">
        <w:t xml:space="preserve"> applications futures.</w:t>
      </w:r>
    </w:p>
    <w:p w14:paraId="7D35AD2C" w14:textId="77777777" w:rsidR="002A65CF" w:rsidRPr="001272CB" w:rsidRDefault="002A65CF" w:rsidP="00825B0A">
      <w:pPr>
        <w:ind w:left="360" w:firstLine="348"/>
        <w:jc w:val="both"/>
      </w:pPr>
    </w:p>
    <w:p w14:paraId="0F415A1D" w14:textId="77777777" w:rsidR="002A65CF" w:rsidRPr="001272CB" w:rsidRDefault="004E2CB4" w:rsidP="0047597F">
      <w:pPr>
        <w:keepNext/>
        <w:jc w:val="center"/>
      </w:pPr>
      <w:r w:rsidRPr="001272CB">
        <w:rPr>
          <w:noProof/>
          <w:lang w:eastAsia="fr-FR"/>
        </w:rPr>
        <w:drawing>
          <wp:inline distT="0" distB="0" distL="0" distR="0" wp14:anchorId="338CF899" wp14:editId="4229CF76">
            <wp:extent cx="5861274" cy="2371725"/>
            <wp:effectExtent l="0" t="0" r="635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88170" cy="2382608"/>
                    </a:xfrm>
                    <a:prstGeom prst="rect">
                      <a:avLst/>
                    </a:prstGeom>
                    <a:noFill/>
                  </pic:spPr>
                </pic:pic>
              </a:graphicData>
            </a:graphic>
          </wp:inline>
        </w:drawing>
      </w:r>
    </w:p>
    <w:p w14:paraId="592AB804" w14:textId="31F70929" w:rsidR="004E2CB4" w:rsidRPr="001272CB" w:rsidRDefault="002A65CF" w:rsidP="0047597F">
      <w:pPr>
        <w:pStyle w:val="Lgende"/>
      </w:pPr>
      <w:r w:rsidRPr="001272CB">
        <w:t xml:space="preserve">Figure </w:t>
      </w:r>
      <w:fldSimple w:instr=" SEQ Figure \* ARABIC ">
        <w:ins w:id="599" w:author="Joaquim Estopinan" w:date="2019-09-08T00:12:00Z">
          <w:r w:rsidR="003E3392">
            <w:t>30</w:t>
          </w:r>
        </w:ins>
      </w:fldSimple>
      <w:r w:rsidRPr="001272CB">
        <w:t xml:space="preserve"> : Conclusion</w:t>
      </w:r>
    </w:p>
    <w:p w14:paraId="56E2551B" w14:textId="77777777" w:rsidR="00CA557F" w:rsidRPr="001272CB" w:rsidRDefault="00CA557F" w:rsidP="00825B0A">
      <w:pPr>
        <w:jc w:val="both"/>
      </w:pPr>
      <w:r w:rsidRPr="001272CB">
        <w:br w:type="page"/>
      </w:r>
    </w:p>
    <w:p w14:paraId="43E7DCFA" w14:textId="77777777" w:rsidR="00CA557F" w:rsidRPr="001272CB" w:rsidRDefault="0047597F" w:rsidP="00825B0A">
      <w:pPr>
        <w:pStyle w:val="Titre2"/>
        <w:jc w:val="both"/>
        <w:rPr>
          <w:lang w:val="fr-FR"/>
        </w:rPr>
      </w:pPr>
      <w:bookmarkStart w:id="600" w:name="_Toc18682602"/>
      <w:r w:rsidRPr="001272CB">
        <w:rPr>
          <w:lang w:val="fr-FR"/>
        </w:rPr>
        <w:lastRenderedPageBreak/>
        <w:t>Références</w:t>
      </w:r>
      <w:bookmarkEnd w:id="600"/>
    </w:p>
    <w:p w14:paraId="31153970" w14:textId="77777777" w:rsidR="00CA557F" w:rsidRPr="001272CB" w:rsidRDefault="00CA557F" w:rsidP="00825B0A">
      <w:pPr>
        <w:jc w:val="both"/>
      </w:pPr>
    </w:p>
    <w:p w14:paraId="164956A1" w14:textId="77777777" w:rsidR="002F15BE" w:rsidRPr="001272CB" w:rsidRDefault="002F15BE" w:rsidP="00825B0A">
      <w:pPr>
        <w:pStyle w:val="Paragraphedeliste"/>
        <w:numPr>
          <w:ilvl w:val="0"/>
          <w:numId w:val="3"/>
        </w:numPr>
        <w:jc w:val="both"/>
      </w:pPr>
      <w:r w:rsidRPr="001272CB">
        <w:t xml:space="preserve">[1] </w:t>
      </w:r>
      <w:r w:rsidRPr="001272CB">
        <w:tab/>
        <w:t xml:space="preserve">Asma Laraba. </w:t>
      </w:r>
      <w:r w:rsidRPr="001272CB">
        <w:rPr>
          <w:i/>
          <w:iCs/>
        </w:rPr>
        <w:t xml:space="preserve">Conception en vue de test de convertisseurs de signal analogique-numérique de type </w:t>
      </w:r>
      <w:proofErr w:type="gramStart"/>
      <w:r w:rsidRPr="001272CB">
        <w:rPr>
          <w:i/>
          <w:iCs/>
        </w:rPr>
        <w:t>pipeline</w:t>
      </w:r>
      <w:r w:rsidRPr="001272CB">
        <w:t>..</w:t>
      </w:r>
      <w:proofErr w:type="gramEnd"/>
      <w:r w:rsidRPr="001272CB">
        <w:t xml:space="preserve"> Autre. Université de Grenoble, 2013. Français. &lt;NNT : 2013GRENT040&gt;. &lt;</w:t>
      </w:r>
      <w:proofErr w:type="gramStart"/>
      <w:r w:rsidRPr="001272CB">
        <w:t>tel</w:t>
      </w:r>
      <w:proofErr w:type="gramEnd"/>
      <w:r w:rsidRPr="001272CB">
        <w:t>-00947360&gt;</w:t>
      </w:r>
    </w:p>
    <w:p w14:paraId="168D2945" w14:textId="77777777" w:rsidR="00CA557F" w:rsidRPr="00BF6D05" w:rsidRDefault="002F15BE" w:rsidP="00825B0A">
      <w:pPr>
        <w:pStyle w:val="Paragraphedeliste"/>
        <w:numPr>
          <w:ilvl w:val="0"/>
          <w:numId w:val="3"/>
        </w:numPr>
        <w:jc w:val="both"/>
        <w:rPr>
          <w:lang w:val="en-US"/>
        </w:rPr>
      </w:pPr>
      <w:r w:rsidRPr="00BF6D05">
        <w:rPr>
          <w:lang w:val="en-US"/>
        </w:rPr>
        <w:t xml:space="preserve">[2] </w:t>
      </w:r>
      <w:r w:rsidRPr="00BF6D05">
        <w:rPr>
          <w:lang w:val="en-US"/>
        </w:rPr>
        <w:tab/>
        <w:t>Puppala, A. (2012). </w:t>
      </w:r>
      <w:r w:rsidRPr="00BF6D05">
        <w:rPr>
          <w:i/>
          <w:iCs/>
          <w:lang w:val="en-US"/>
        </w:rPr>
        <w:t xml:space="preserve">Design of a Low Power Cyclic/Algorithmic Analog-to-Digital Converter in a 130nm CMOS </w:t>
      </w:r>
      <w:r w:rsidR="0047597F" w:rsidRPr="00BF6D05">
        <w:rPr>
          <w:i/>
          <w:iCs/>
          <w:lang w:val="en-US"/>
        </w:rPr>
        <w:t>Proches</w:t>
      </w:r>
      <w:r w:rsidRPr="00BF6D05">
        <w:rPr>
          <w:lang w:val="en-US"/>
        </w:rPr>
        <w:t>. [ebook] Linkopings universitet, p.11. Available at: http://liu.diva-portal.org/smash/get/diva2:545838/FULLTEXT01.pdf [Accessed 3 Jul. 2019]</w:t>
      </w:r>
    </w:p>
    <w:p w14:paraId="4074FA2F" w14:textId="1DF70CCE" w:rsidR="00866EE6" w:rsidRPr="00873411" w:rsidRDefault="00866EE6" w:rsidP="00825B0A">
      <w:pPr>
        <w:pStyle w:val="Paragraphedeliste"/>
        <w:numPr>
          <w:ilvl w:val="0"/>
          <w:numId w:val="3"/>
        </w:numPr>
        <w:jc w:val="both"/>
        <w:rPr>
          <w:ins w:id="601" w:author="Joaquim Estopinan" w:date="2019-09-05T19:46:00Z"/>
          <w:lang w:val="en-US"/>
          <w:rPrChange w:id="602" w:author="Joaquim Estopinan" w:date="2019-09-05T19:46:00Z">
            <w:rPr>
              <w:ins w:id="603" w:author="Joaquim Estopinan" w:date="2019-09-05T19:46:00Z"/>
              <w:sz w:val="23"/>
              <w:szCs w:val="23"/>
              <w:lang w:val="en-US"/>
            </w:rPr>
          </w:rPrChange>
        </w:rPr>
      </w:pPr>
      <w:r w:rsidRPr="00866EE6">
        <w:rPr>
          <w:lang w:val="en-US"/>
        </w:rPr>
        <w:t xml:space="preserve">[3] </w:t>
      </w:r>
      <w:r w:rsidRPr="00866EE6">
        <w:rPr>
          <w:lang w:val="en-US"/>
        </w:rPr>
        <w:tab/>
      </w:r>
      <w:r w:rsidRPr="00866EE6">
        <w:rPr>
          <w:sz w:val="23"/>
          <w:szCs w:val="23"/>
          <w:lang w:val="en-US"/>
        </w:rPr>
        <w:t xml:space="preserve">Sansen, W. M. (2006). </w:t>
      </w:r>
      <w:r w:rsidRPr="00866EE6">
        <w:rPr>
          <w:i/>
          <w:iCs/>
          <w:sz w:val="23"/>
          <w:szCs w:val="23"/>
          <w:lang w:val="en-US"/>
        </w:rPr>
        <w:t xml:space="preserve">Analog Design Essentials. </w:t>
      </w:r>
      <w:r w:rsidRPr="00866EE6">
        <w:rPr>
          <w:sz w:val="23"/>
          <w:szCs w:val="23"/>
          <w:lang w:val="en-US"/>
        </w:rPr>
        <w:t>Leuven, Belgium: Springer.</w:t>
      </w:r>
    </w:p>
    <w:p w14:paraId="29B2ED57" w14:textId="71221BFD" w:rsidR="00873411" w:rsidRPr="0001781A" w:rsidRDefault="00873411" w:rsidP="00825B0A">
      <w:pPr>
        <w:pStyle w:val="Paragraphedeliste"/>
        <w:numPr>
          <w:ilvl w:val="0"/>
          <w:numId w:val="3"/>
        </w:numPr>
        <w:jc w:val="both"/>
        <w:rPr>
          <w:ins w:id="604" w:author="Joaquim Estopinan" w:date="2019-09-06T14:56:00Z"/>
          <w:lang w:val="en-US"/>
        </w:rPr>
      </w:pPr>
      <w:ins w:id="605" w:author="Joaquim Estopinan" w:date="2019-09-05T19:46:00Z">
        <w:r>
          <w:rPr>
            <w:sz w:val="23"/>
            <w:szCs w:val="23"/>
            <w:lang w:val="en-US"/>
          </w:rPr>
          <w:t xml:space="preserve">[4] </w:t>
        </w:r>
        <w:r>
          <w:rPr>
            <w:sz w:val="23"/>
            <w:szCs w:val="23"/>
            <w:lang w:val="en-US"/>
          </w:rPr>
          <w:tab/>
        </w:r>
        <w:r w:rsidRPr="0001781A">
          <w:rPr>
            <w:rFonts w:ascii="Open Sans" w:hAnsi="Open Sans" w:cs="Open Sans"/>
            <w:color w:val="000000"/>
            <w:sz w:val="20"/>
            <w:szCs w:val="20"/>
            <w:shd w:val="clear" w:color="auto" w:fill="FFFFFF"/>
            <w:lang w:val="en-US"/>
          </w:rPr>
          <w:t>subratachakTechnology, diary, literature, sports. (2015). </w:t>
        </w:r>
        <w:r w:rsidRPr="0001781A">
          <w:rPr>
            <w:rFonts w:ascii="Open Sans" w:hAnsi="Open Sans" w:cs="Open Sans"/>
            <w:i/>
            <w:iCs/>
            <w:color w:val="000000"/>
            <w:sz w:val="20"/>
            <w:szCs w:val="20"/>
            <w:shd w:val="clear" w:color="auto" w:fill="FFFFFF"/>
            <w:lang w:val="en-US"/>
          </w:rPr>
          <w:t>Camera Sensor</w:t>
        </w:r>
        <w:r w:rsidRPr="0001781A">
          <w:rPr>
            <w:rFonts w:ascii="Open Sans" w:hAnsi="Open Sans" w:cs="Open Sans"/>
            <w:color w:val="000000"/>
            <w:sz w:val="20"/>
            <w:szCs w:val="20"/>
            <w:shd w:val="clear" w:color="auto" w:fill="FFFFFF"/>
            <w:lang w:val="en-US"/>
          </w:rPr>
          <w:t>. [online] Available at: https://subratachak.wordpress.com/2015/12/13/camera-sensor/ [Accessed 5 Sep. 2019].</w:t>
        </w:r>
      </w:ins>
    </w:p>
    <w:p w14:paraId="4498AA34" w14:textId="48066806" w:rsidR="008728FB" w:rsidRPr="0001781A" w:rsidRDefault="007D7AF9" w:rsidP="00825B0A">
      <w:pPr>
        <w:pStyle w:val="Paragraphedeliste"/>
        <w:numPr>
          <w:ilvl w:val="0"/>
          <w:numId w:val="3"/>
        </w:numPr>
        <w:jc w:val="both"/>
        <w:rPr>
          <w:ins w:id="606" w:author="Joaquim Estopinan" w:date="2019-09-06T16:34:00Z"/>
          <w:lang w:val="en-US"/>
        </w:rPr>
      </w:pPr>
      <w:ins w:id="607" w:author="Joaquim Estopinan" w:date="2019-09-06T14:56:00Z">
        <w:r>
          <w:rPr>
            <w:sz w:val="23"/>
            <w:szCs w:val="23"/>
            <w:lang w:val="en-US"/>
          </w:rPr>
          <w:t xml:space="preserve">[5] </w:t>
        </w:r>
        <w:r>
          <w:rPr>
            <w:sz w:val="23"/>
            <w:szCs w:val="23"/>
            <w:lang w:val="en-US"/>
          </w:rPr>
          <w:tab/>
        </w:r>
        <w:r w:rsidRPr="0001781A">
          <w:rPr>
            <w:rFonts w:ascii="Open Sans" w:hAnsi="Open Sans" w:cs="Open Sans"/>
            <w:color w:val="000000"/>
            <w:sz w:val="20"/>
            <w:szCs w:val="20"/>
            <w:shd w:val="clear" w:color="auto" w:fill="FFFFFF"/>
            <w:lang w:val="en-US"/>
          </w:rPr>
          <w:t>Cypress. (2019). </w:t>
        </w:r>
        <w:r w:rsidRPr="0001781A">
          <w:rPr>
            <w:rFonts w:ascii="Open Sans" w:hAnsi="Open Sans" w:cs="Open Sans"/>
            <w:i/>
            <w:iCs/>
            <w:color w:val="000000"/>
            <w:sz w:val="20"/>
            <w:szCs w:val="20"/>
            <w:shd w:val="clear" w:color="auto" w:fill="FFFFFF"/>
            <w:lang w:val="en-US"/>
          </w:rPr>
          <w:t>Definitions of INL and DNL in an ADC</w:t>
        </w:r>
        <w:r w:rsidRPr="0001781A">
          <w:rPr>
            <w:rFonts w:ascii="Open Sans" w:hAnsi="Open Sans" w:cs="Open Sans"/>
            <w:color w:val="000000"/>
            <w:sz w:val="20"/>
            <w:szCs w:val="20"/>
            <w:shd w:val="clear" w:color="auto" w:fill="FFFFFF"/>
            <w:lang w:val="en-US"/>
          </w:rPr>
          <w:t>. [online] Available at: https://community.cypress.com/docs/DOC-12098 [Accessed 13 Feb. 2013].</w:t>
        </w:r>
      </w:ins>
    </w:p>
    <w:p w14:paraId="38D17A15" w14:textId="0EEA8027" w:rsidR="0001781A" w:rsidRPr="00866EE6" w:rsidRDefault="0001781A" w:rsidP="00825B0A">
      <w:pPr>
        <w:pStyle w:val="Paragraphedeliste"/>
        <w:numPr>
          <w:ilvl w:val="0"/>
          <w:numId w:val="3"/>
        </w:numPr>
        <w:jc w:val="both"/>
        <w:rPr>
          <w:lang w:val="en-US"/>
        </w:rPr>
      </w:pPr>
      <w:ins w:id="608" w:author="Joaquim Estopinan" w:date="2019-09-06T16:34:00Z">
        <w:r>
          <w:rPr>
            <w:sz w:val="23"/>
            <w:szCs w:val="23"/>
            <w:lang w:val="en-US"/>
          </w:rPr>
          <w:t xml:space="preserve">[6] </w:t>
        </w:r>
        <w:r>
          <w:rPr>
            <w:sz w:val="23"/>
            <w:szCs w:val="23"/>
            <w:lang w:val="en-US"/>
          </w:rPr>
          <w:tab/>
        </w:r>
        <w:r w:rsidRPr="0001781A">
          <w:rPr>
            <w:rFonts w:ascii="Open Sans" w:hAnsi="Open Sans" w:cs="Open Sans"/>
            <w:color w:val="000000"/>
            <w:sz w:val="20"/>
            <w:szCs w:val="20"/>
            <w:shd w:val="clear" w:color="auto" w:fill="FFFFFF"/>
            <w:lang w:val="en-US"/>
          </w:rPr>
          <w:t>KLEDROWETZ, V. and HAZE, J. (2019). </w:t>
        </w:r>
        <w:r w:rsidRPr="0001781A">
          <w:rPr>
            <w:rFonts w:ascii="Open Sans" w:hAnsi="Open Sans" w:cs="Open Sans"/>
            <w:i/>
            <w:iCs/>
            <w:color w:val="000000"/>
            <w:sz w:val="20"/>
            <w:szCs w:val="20"/>
            <w:shd w:val="clear" w:color="auto" w:fill="FFFFFF"/>
            <w:lang w:val="en-US"/>
          </w:rPr>
          <w:t>Basic Block of Pipelined ADC Design Requirements</w:t>
        </w:r>
        <w:r w:rsidRPr="0001781A">
          <w:rPr>
            <w:rFonts w:ascii="Open Sans" w:hAnsi="Open Sans" w:cs="Open Sans"/>
            <w:color w:val="000000"/>
            <w:sz w:val="20"/>
            <w:szCs w:val="20"/>
            <w:shd w:val="clear" w:color="auto" w:fill="FFFFFF"/>
            <w:lang w:val="en-US"/>
          </w:rPr>
          <w:t>. [online] radioeng.cz. Available at: http://Basic Block of Pipelined ADC Design Requirements [Accessed 6 Sep. 2019].</w:t>
        </w:r>
      </w:ins>
    </w:p>
    <w:p w14:paraId="62AEA6CD" w14:textId="77777777" w:rsidR="00A314AD" w:rsidRPr="002C410B" w:rsidRDefault="00A314AD" w:rsidP="00A314AD">
      <w:pPr>
        <w:rPr>
          <w:lang w:val="en-US"/>
          <w:rPrChange w:id="609" w:author="Matthieu DUBOIS" w:date="2019-09-03T11:48:00Z">
            <w:rPr/>
          </w:rPrChange>
        </w:rPr>
      </w:pPr>
    </w:p>
    <w:p w14:paraId="6141FC7C" w14:textId="77777777" w:rsidR="00EE306B" w:rsidRPr="002C410B" w:rsidRDefault="00EE306B">
      <w:pPr>
        <w:rPr>
          <w:lang w:val="en-US"/>
          <w:rPrChange w:id="610" w:author="Matthieu DUBOIS" w:date="2019-09-03T11:48:00Z">
            <w:rPr/>
          </w:rPrChange>
        </w:rPr>
      </w:pPr>
      <w:r w:rsidRPr="002C410B">
        <w:rPr>
          <w:lang w:val="en-US"/>
          <w:rPrChange w:id="611" w:author="Matthieu DUBOIS" w:date="2019-09-03T11:48:00Z">
            <w:rPr/>
          </w:rPrChange>
        </w:rPr>
        <w:br w:type="page"/>
      </w:r>
    </w:p>
    <w:p w14:paraId="68E986D1" w14:textId="433AF77D" w:rsidR="00954EE0" w:rsidRDefault="00954EE0" w:rsidP="00EE306B">
      <w:pPr>
        <w:pStyle w:val="Titre2"/>
      </w:pPr>
      <w:bookmarkStart w:id="612" w:name="_Toc18682603"/>
      <w:r>
        <w:lastRenderedPageBreak/>
        <w:t>Annexes</w:t>
      </w:r>
    </w:p>
    <w:p w14:paraId="48356095" w14:textId="49F443B1" w:rsidR="00954EE0" w:rsidRDefault="00954EE0" w:rsidP="00954EE0">
      <w:pPr>
        <w:pStyle w:val="Titre3"/>
        <w:numPr>
          <w:ilvl w:val="0"/>
          <w:numId w:val="22"/>
        </w:numPr>
      </w:pPr>
    </w:p>
    <w:p w14:paraId="2329B87D" w14:textId="77777777" w:rsidR="00954EE0" w:rsidRDefault="00954EE0" w:rsidP="00954EE0">
      <w:pPr>
        <w:keepNext/>
        <w:jc w:val="center"/>
        <w:pPrChange w:id="613" w:author="Joaquim Estopinan" w:date="2019-09-06T17:30:00Z">
          <w:pPr>
            <w:jc w:val="center"/>
          </w:pPr>
        </w:pPrChange>
      </w:pPr>
      <w:r>
        <w:rPr>
          <w:noProof/>
          <w:lang w:val="en-US"/>
        </w:rPr>
        <w:drawing>
          <wp:inline distT="0" distB="0" distL="0" distR="0" wp14:anchorId="5D3D2B49" wp14:editId="6D6F86D2">
            <wp:extent cx="5760720" cy="7480935"/>
            <wp:effectExtent l="0" t="0" r="0" b="571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nuParametres.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7480935"/>
                    </a:xfrm>
                    <a:prstGeom prst="rect">
                      <a:avLst/>
                    </a:prstGeom>
                  </pic:spPr>
                </pic:pic>
              </a:graphicData>
            </a:graphic>
          </wp:inline>
        </w:drawing>
      </w:r>
    </w:p>
    <w:p w14:paraId="3AD5C17B" w14:textId="19D67733" w:rsidR="00954EE0" w:rsidRPr="00954EE0" w:rsidRDefault="00954EE0" w:rsidP="00954EE0">
      <w:pPr>
        <w:pStyle w:val="Lgende"/>
        <w:rPr>
          <w:rPrChange w:id="614" w:author="Joaquim Estopinan" w:date="2019-09-06T17:31:00Z">
            <w:rPr>
              <w:lang w:val="en-US"/>
            </w:rPr>
          </w:rPrChange>
        </w:rPr>
      </w:pPr>
      <w:r>
        <w:t xml:space="preserve">Figure </w:t>
      </w:r>
      <w:ins w:id="615" w:author="Joaquim Estopinan" w:date="2019-09-08T00:13:00Z">
        <w:r w:rsidR="003E3392">
          <w:t>31</w:t>
        </w:r>
      </w:ins>
      <w:r>
        <w:t xml:space="preserve"> : Interface permettant de modifier les paramètres du modèle comportemental</w:t>
      </w:r>
    </w:p>
    <w:p w14:paraId="541BF98A" w14:textId="5040F999" w:rsidR="00954EE0" w:rsidRPr="00954EE0" w:rsidRDefault="00954EE0" w:rsidP="00954EE0">
      <w:pPr>
        <w:rPr>
          <w:rPrChange w:id="616" w:author="Joaquim Estopinan" w:date="2019-09-06T17:31:00Z">
            <w:rPr>
              <w:lang w:val="en-US"/>
            </w:rPr>
          </w:rPrChange>
        </w:rPr>
      </w:pPr>
      <w:r w:rsidRPr="00954EE0">
        <w:rPr>
          <w:rPrChange w:id="617" w:author="Joaquim Estopinan" w:date="2019-09-06T17:31:00Z">
            <w:rPr>
              <w:lang w:val="en-US"/>
            </w:rPr>
          </w:rPrChange>
        </w:rPr>
        <w:br w:type="page"/>
      </w:r>
    </w:p>
    <w:p w14:paraId="3B7FFE1C" w14:textId="2DE9442F" w:rsidR="00EE306B" w:rsidRDefault="00EE306B" w:rsidP="00EE306B">
      <w:pPr>
        <w:pStyle w:val="Titre2"/>
      </w:pPr>
      <w:r>
        <w:lastRenderedPageBreak/>
        <w:t>Résumés</w:t>
      </w:r>
      <w:bookmarkEnd w:id="612"/>
    </w:p>
    <w:p w14:paraId="38444294" w14:textId="77777777" w:rsidR="00EE306B" w:rsidRPr="00EE306B" w:rsidRDefault="00EE306B" w:rsidP="00EE306B">
      <w:pPr>
        <w:rPr>
          <w:lang w:val="en-US"/>
        </w:rPr>
      </w:pPr>
    </w:p>
    <w:p w14:paraId="2DBAE967" w14:textId="77777777" w:rsidR="00F22A6D" w:rsidRPr="00F22A6D" w:rsidRDefault="00EE306B" w:rsidP="00F22A6D">
      <w:pPr>
        <w:pStyle w:val="Titre3"/>
        <w:numPr>
          <w:ilvl w:val="0"/>
          <w:numId w:val="17"/>
        </w:numPr>
        <w:rPr>
          <w:lang w:val="fr-FR"/>
        </w:rPr>
      </w:pPr>
      <w:bookmarkStart w:id="618" w:name="_Toc18682604"/>
      <w:r w:rsidRPr="00F22A6D">
        <w:rPr>
          <w:lang w:val="fr-FR"/>
        </w:rPr>
        <w:t>Français</w:t>
      </w:r>
      <w:bookmarkEnd w:id="618"/>
    </w:p>
    <w:p w14:paraId="7698F2C0" w14:textId="77777777" w:rsidR="00F22A6D" w:rsidRPr="001272CB" w:rsidRDefault="00F22A6D" w:rsidP="00F22A6D">
      <w:pPr>
        <w:ind w:left="360" w:firstLine="348"/>
        <w:jc w:val="both"/>
      </w:pPr>
      <w:r w:rsidRPr="001272CB">
        <w:t>Pendant ce stage, deux méthodes de test de linéarité statique ont été mises au point</w:t>
      </w:r>
      <w:r>
        <w:t xml:space="preserve"> sur Matlab </w:t>
      </w:r>
      <w:r w:rsidRPr="001272CB">
        <w:t>pour l’ADC cyclique. Elles diffèrent radicalement d’après les données qu’elles nécessitent :</w:t>
      </w:r>
    </w:p>
    <w:p w14:paraId="64A5A3E3" w14:textId="18F2E9DE" w:rsidR="00F22A6D" w:rsidRPr="001272CB" w:rsidRDefault="00F22A6D" w:rsidP="00F22A6D">
      <w:pPr>
        <w:pStyle w:val="Paragraphedeliste"/>
        <w:numPr>
          <w:ilvl w:val="0"/>
          <w:numId w:val="3"/>
        </w:numPr>
        <w:jc w:val="both"/>
      </w:pPr>
      <w:r w:rsidRPr="001272CB">
        <w:t>La méthode analogique est réservée aux simulations comme elle demande d’avoir accès aux résidus, tensions internes à l’ADC délicates à extraire sur des ADCs réels.</w:t>
      </w:r>
      <w:r>
        <w:t xml:space="preserve"> Elle a été développée avec l’aide de Matthieu suite à nos observations. Le principe est d’estimer à partir des résidus des deux premières étapes de conversion à des endroits précis les gains de la </w:t>
      </w:r>
      <w:ins w:id="619" w:author="Joaquim Estopinan" w:date="2019-09-08T00:13:00Z">
        <w:r w:rsidR="00E40B69">
          <w:t>fonction de transfert</w:t>
        </w:r>
      </w:ins>
      <w:r>
        <w:t xml:space="preserve"> de l’ADC. </w:t>
      </w:r>
      <w:ins w:id="620" w:author="Joaquim Estopinan" w:date="2019-09-07T15:33:00Z">
        <w:r w:rsidR="00263D00">
          <w:t>Il est</w:t>
        </w:r>
      </w:ins>
      <w:r>
        <w:t xml:space="preserve"> alors</w:t>
      </w:r>
      <w:ins w:id="621" w:author="Joaquim Estopinan" w:date="2019-09-07T15:33:00Z">
        <w:r w:rsidR="00263D00">
          <w:t xml:space="preserve"> possible</w:t>
        </w:r>
      </w:ins>
      <w:r>
        <w:t xml:space="preserve"> reconstruire toutes les étapes de conversion de l’AD</w:t>
      </w:r>
      <w:r w:rsidR="000D3A5C">
        <w:t>C</w:t>
      </w:r>
      <w:r>
        <w:t xml:space="preserve"> à partir de ces gains et d’une rampe virtuelle.</w:t>
      </w:r>
    </w:p>
    <w:p w14:paraId="418D2A49" w14:textId="1A8F6FE7" w:rsidR="00F22A6D" w:rsidRPr="001272CB" w:rsidRDefault="00F22A6D" w:rsidP="00F22A6D">
      <w:pPr>
        <w:pStyle w:val="Paragraphedeliste"/>
        <w:numPr>
          <w:ilvl w:val="0"/>
          <w:numId w:val="3"/>
        </w:numPr>
        <w:jc w:val="both"/>
      </w:pPr>
      <w:r w:rsidRPr="001272CB">
        <w:t>La méthode</w:t>
      </w:r>
      <w:ins w:id="622" w:author="Joaquim Estopinan" w:date="2019-09-06T19:42:00Z">
        <w:r w:rsidR="0003016D">
          <w:t xml:space="preserve"> numérique</w:t>
        </w:r>
      </w:ins>
      <w:r w:rsidRPr="001272CB">
        <w:t>, elle</w:t>
      </w:r>
      <w:ins w:id="623" w:author="Joaquim Estopinan" w:date="2019-09-06T19:42:00Z">
        <w:r w:rsidR="0003016D">
          <w:t>,</w:t>
        </w:r>
      </w:ins>
      <w:r w:rsidRPr="001272CB">
        <w:t xml:space="preserve"> pourrait être impl</w:t>
      </w:r>
      <w:r w:rsidR="00E40B69">
        <w:t>ant</w:t>
      </w:r>
      <w:r w:rsidRPr="001272CB">
        <w:t>ée pour tester de vrais ADCs en plus d’être utile en simulation. En effet, elle n’a besoin en phase d’application que d’un échantillon des codes de sortie.</w:t>
      </w:r>
      <w:r>
        <w:t xml:space="preserve"> Elle est l’adaptation de la méthode développée par Asma Laraba pour les ADCs pipeline dans sa thèse [1]. Elle s’appuie sur le fait que chaque transition sur le code de sortie de l’ADC présente une erreur de position principalement due à un comparateur à une étape donnée de l’ADC. En créant une table d’association </w:t>
      </w:r>
      <w:r w:rsidR="00FA764C">
        <w:t>(</w:t>
      </w:r>
      <w:r>
        <w:t>transition</w:t>
      </w:r>
      <w:r w:rsidR="00FA764C">
        <w:t>-</w:t>
      </w:r>
      <w:r>
        <w:t>comparateur mis en jeu</w:t>
      </w:r>
      <w:r w:rsidR="00FA764C">
        <w:t>)</w:t>
      </w:r>
      <w:r>
        <w:t xml:space="preserve">, </w:t>
      </w:r>
      <w:ins w:id="624" w:author="Joaquim Estopinan" w:date="2019-09-07T15:34:00Z">
        <w:r w:rsidR="00263D00">
          <w:t>il devient</w:t>
        </w:r>
      </w:ins>
      <w:r>
        <w:t xml:space="preserve"> alors </w:t>
      </w:r>
      <w:ins w:id="625" w:author="Joaquim Estopinan" w:date="2019-09-07T15:34:00Z">
        <w:r w:rsidR="00263D00">
          <w:t xml:space="preserve">possible de </w:t>
        </w:r>
      </w:ins>
      <w:r>
        <w:t xml:space="preserve">sélectionner qu’un </w:t>
      </w:r>
      <w:ins w:id="626" w:author="Joaquim Estopinan" w:date="2019-09-07T15:34:00Z">
        <w:r w:rsidR="00263D00">
          <w:t>échantillon</w:t>
        </w:r>
      </w:ins>
      <w:r>
        <w:t xml:space="preserve"> réduit de codes à mesurer puis étendre ces mesures </w:t>
      </w:r>
      <w:r w:rsidR="00FA764C">
        <w:t xml:space="preserve">autour des </w:t>
      </w:r>
      <w:r>
        <w:t>autres transitions</w:t>
      </w:r>
      <w:r w:rsidR="00FA764C">
        <w:t xml:space="preserve"> </w:t>
      </w:r>
      <w:ins w:id="627" w:author="Joaquim Estopinan" w:date="2019-09-08T00:14:00Z">
        <w:r w:rsidR="00E40B69">
          <w:t>sur le co</w:t>
        </w:r>
      </w:ins>
      <w:ins w:id="628" w:author="Joaquim Estopinan" w:date="2019-09-08T00:15:00Z">
        <w:r w:rsidR="00E40B69">
          <w:t>de de sortie</w:t>
        </w:r>
      </w:ins>
      <w:r w:rsidR="00332F56">
        <w:t xml:space="preserve">. Des transitions dues au même comparateur de la même étape de conversion auront en effet les mêmes largeurs de codes autours d’elles. </w:t>
      </w:r>
    </w:p>
    <w:p w14:paraId="5F9BFECC" w14:textId="42C55222" w:rsidR="00F22A6D" w:rsidRDefault="006576D1" w:rsidP="00F22A6D">
      <w:pPr>
        <w:ind w:left="360" w:firstLine="348"/>
        <w:jc w:val="both"/>
      </w:pPr>
      <w:ins w:id="629" w:author="Joaquim Estopinan" w:date="2019-09-06T20:34:00Z">
        <w:r>
          <w:t>Pour chaque méthode proposée</w:t>
        </w:r>
      </w:ins>
      <w:r w:rsidR="00F22A6D" w:rsidRPr="001272CB">
        <w:t>, la réduction du temps de test est significative et peut être d’un facteur 5 tout en gardant des résultats très fidèles aux modèles testés.</w:t>
      </w:r>
    </w:p>
    <w:p w14:paraId="7E8AAE80" w14:textId="77777777" w:rsidR="00EE306B" w:rsidRPr="00F22A6D" w:rsidRDefault="00EE306B" w:rsidP="00EE306B"/>
    <w:p w14:paraId="29554EE6" w14:textId="77777777" w:rsidR="000D3A5C" w:rsidRPr="000D3A5C" w:rsidRDefault="00EE306B" w:rsidP="000D3A5C">
      <w:pPr>
        <w:pStyle w:val="Titre3"/>
      </w:pPr>
      <w:bookmarkStart w:id="630" w:name="_Toc18682605"/>
      <w:r>
        <w:t>Anglais</w:t>
      </w:r>
      <w:bookmarkEnd w:id="630"/>
    </w:p>
    <w:p w14:paraId="48C0A4B2" w14:textId="77777777" w:rsidR="00D53938" w:rsidRDefault="00EE306B" w:rsidP="00D53938">
      <w:pPr>
        <w:rPr>
          <w:lang w:val="en-US"/>
        </w:rPr>
      </w:pPr>
      <w:r>
        <w:rPr>
          <w:lang w:val="en-US"/>
        </w:rPr>
        <w:tab/>
      </w:r>
      <w:r w:rsidR="00D53938" w:rsidRPr="00DB5073">
        <w:rPr>
          <w:lang w:val="en-US"/>
        </w:rPr>
        <w:t>Two test-linearity methods</w:t>
      </w:r>
      <w:r w:rsidR="00D53938">
        <w:rPr>
          <w:lang w:val="en-US"/>
        </w:rPr>
        <w:t xml:space="preserve"> for cyclic ADCs</w:t>
      </w:r>
      <w:r w:rsidR="00D53938" w:rsidRPr="00DB5073">
        <w:rPr>
          <w:lang w:val="en-US"/>
        </w:rPr>
        <w:t xml:space="preserve"> have b</w:t>
      </w:r>
      <w:r w:rsidR="00D53938">
        <w:rPr>
          <w:lang w:val="en-US"/>
        </w:rPr>
        <w:t xml:space="preserve">een developed on Matlab during this </w:t>
      </w:r>
      <w:r w:rsidR="00D022B4">
        <w:rPr>
          <w:lang w:val="en-US"/>
        </w:rPr>
        <w:t>internship</w:t>
      </w:r>
      <w:r w:rsidR="00D53938">
        <w:rPr>
          <w:lang w:val="en-US"/>
        </w:rPr>
        <w:t xml:space="preserve">. Their large difference is the data they </w:t>
      </w:r>
      <w:r w:rsidR="000D3A5C">
        <w:rPr>
          <w:lang w:val="en-US"/>
        </w:rPr>
        <w:t>require:</w:t>
      </w:r>
    </w:p>
    <w:p w14:paraId="217B2405" w14:textId="77777777" w:rsidR="00D53938" w:rsidRPr="000D3A5C" w:rsidRDefault="00D53938" w:rsidP="000D3A5C">
      <w:pPr>
        <w:pStyle w:val="Paragraphedeliste"/>
        <w:numPr>
          <w:ilvl w:val="0"/>
          <w:numId w:val="18"/>
        </w:numPr>
        <w:rPr>
          <w:lang w:val="en-US"/>
        </w:rPr>
      </w:pPr>
      <w:r w:rsidRPr="000D3A5C">
        <w:rPr>
          <w:lang w:val="en-US"/>
        </w:rPr>
        <w:t xml:space="preserve">The analogic method is reserved for simulations since access to residues </w:t>
      </w:r>
      <w:r w:rsidR="00D022B4">
        <w:rPr>
          <w:lang w:val="en-US"/>
        </w:rPr>
        <w:t>-</w:t>
      </w:r>
      <w:r w:rsidRPr="000D3A5C">
        <w:rPr>
          <w:lang w:val="en-US"/>
        </w:rPr>
        <w:t xml:space="preserve"> intern tensions sensitive to extract </w:t>
      </w:r>
      <w:r w:rsidR="00D022B4">
        <w:rPr>
          <w:lang w:val="en-US"/>
        </w:rPr>
        <w:t>-</w:t>
      </w:r>
      <w:r w:rsidRPr="000D3A5C">
        <w:rPr>
          <w:lang w:val="en-US"/>
        </w:rPr>
        <w:t xml:space="preserve"> is needed. It was developed with Matthieu’s help and results from our observations. The princip</w:t>
      </w:r>
      <w:r w:rsidR="00D022B4">
        <w:rPr>
          <w:lang w:val="en-US"/>
        </w:rPr>
        <w:t>le</w:t>
      </w:r>
      <w:r w:rsidRPr="000D3A5C">
        <w:rPr>
          <w:lang w:val="en-US"/>
        </w:rPr>
        <w:t xml:space="preserve"> is to estimate from the first two residues at given places all the characteristic gains of the ADC’s Transfer Function. It is then possible to rebuild all conversion steps of the ADC, from a virtual ramp and these very gains.</w:t>
      </w:r>
    </w:p>
    <w:p w14:paraId="0C21A81D" w14:textId="6D32E5F9" w:rsidR="00D53938" w:rsidRPr="000D3A5C" w:rsidRDefault="000D3A5C" w:rsidP="000D3A5C">
      <w:pPr>
        <w:pStyle w:val="Paragraphedeliste"/>
        <w:numPr>
          <w:ilvl w:val="0"/>
          <w:numId w:val="18"/>
        </w:numPr>
        <w:rPr>
          <w:lang w:val="en-US"/>
        </w:rPr>
      </w:pPr>
      <w:r w:rsidRPr="000D3A5C">
        <w:rPr>
          <w:lang w:val="en-US"/>
        </w:rPr>
        <w:t>T</w:t>
      </w:r>
      <w:r w:rsidR="00D53938" w:rsidRPr="000D3A5C">
        <w:rPr>
          <w:lang w:val="en-US"/>
        </w:rPr>
        <w:t xml:space="preserve">he digital method could besides be implemented to test real ADCs. It results from the adaptation of Asma </w:t>
      </w:r>
      <w:r w:rsidR="00D022B4" w:rsidRPr="000D3A5C">
        <w:rPr>
          <w:lang w:val="en-US"/>
        </w:rPr>
        <w:t>La</w:t>
      </w:r>
      <w:r w:rsidR="00D022B4">
        <w:rPr>
          <w:lang w:val="en-US"/>
        </w:rPr>
        <w:t>r</w:t>
      </w:r>
      <w:r w:rsidR="00D022B4" w:rsidRPr="000D3A5C">
        <w:rPr>
          <w:lang w:val="en-US"/>
        </w:rPr>
        <w:t>a</w:t>
      </w:r>
      <w:r w:rsidR="00D022B4">
        <w:rPr>
          <w:lang w:val="en-US"/>
        </w:rPr>
        <w:t>b</w:t>
      </w:r>
      <w:r w:rsidR="00D022B4" w:rsidRPr="000D3A5C">
        <w:rPr>
          <w:lang w:val="en-US"/>
        </w:rPr>
        <w:t>a’s</w:t>
      </w:r>
      <w:r w:rsidR="00D53938" w:rsidRPr="000D3A5C">
        <w:rPr>
          <w:lang w:val="en-US"/>
        </w:rPr>
        <w:t xml:space="preserve"> thesis on pipeline ADCs [1]. In the application phase, only a reduced set of output codes have to be measured</w:t>
      </w:r>
      <w:r w:rsidR="00414B90">
        <w:rPr>
          <w:lang w:val="en-US"/>
        </w:rPr>
        <w:t xml:space="preserve">. </w:t>
      </w:r>
      <w:r w:rsidR="00D53938" w:rsidRPr="000D3A5C">
        <w:rPr>
          <w:lang w:val="en-US"/>
        </w:rPr>
        <w:t xml:space="preserve">The method </w:t>
      </w:r>
      <w:r w:rsidR="00031994" w:rsidRPr="000D3A5C">
        <w:rPr>
          <w:lang w:val="en-US"/>
        </w:rPr>
        <w:t>relies</w:t>
      </w:r>
      <w:r w:rsidR="00D53938" w:rsidRPr="000D3A5C">
        <w:rPr>
          <w:lang w:val="en-US"/>
        </w:rPr>
        <w:t xml:space="preserve"> on the fact that each ADC output transition position can be linked with a comparator at a step of the conversion process. After having created thus a</w:t>
      </w:r>
      <w:r w:rsidR="00D022B4">
        <w:rPr>
          <w:lang w:val="en-US"/>
        </w:rPr>
        <w:t>n</w:t>
      </w:r>
      <w:r w:rsidR="00D53938" w:rsidRPr="000D3A5C">
        <w:rPr>
          <w:lang w:val="en-US"/>
        </w:rPr>
        <w:t xml:space="preserve"> association table between ADCs’ transitions &amp; comparators, </w:t>
      </w:r>
      <w:ins w:id="631" w:author="Joaquim Estopinan" w:date="2019-09-08T00:17:00Z">
        <w:r w:rsidR="00457E7D">
          <w:rPr>
            <w:lang w:val="en-US"/>
          </w:rPr>
          <w:t>only</w:t>
        </w:r>
      </w:ins>
      <w:r w:rsidR="00D53938" w:rsidRPr="000D3A5C">
        <w:rPr>
          <w:lang w:val="en-US"/>
        </w:rPr>
        <w:t xml:space="preserve"> a reduced set of transitions </w:t>
      </w:r>
      <w:ins w:id="632" w:author="Joaquim Estopinan" w:date="2019-09-08T00:17:00Z">
        <w:r w:rsidR="00457E7D">
          <w:rPr>
            <w:lang w:val="en-US"/>
          </w:rPr>
          <w:t xml:space="preserve">needs </w:t>
        </w:r>
      </w:ins>
      <w:r w:rsidR="00D53938" w:rsidRPr="000D3A5C">
        <w:rPr>
          <w:lang w:val="en-US"/>
        </w:rPr>
        <w:t>to</w:t>
      </w:r>
      <w:ins w:id="633" w:author="Joaquim Estopinan" w:date="2019-09-08T00:17:00Z">
        <w:r w:rsidR="00457E7D">
          <w:rPr>
            <w:lang w:val="en-US"/>
          </w:rPr>
          <w:t xml:space="preserve"> be</w:t>
        </w:r>
      </w:ins>
      <w:r w:rsidR="00D53938" w:rsidRPr="000D3A5C">
        <w:rPr>
          <w:lang w:val="en-US"/>
        </w:rPr>
        <w:t xml:space="preserve"> measure</w:t>
      </w:r>
      <w:r w:rsidR="00457E7D">
        <w:rPr>
          <w:lang w:val="en-US"/>
        </w:rPr>
        <w:t>d</w:t>
      </w:r>
      <w:r w:rsidR="00D53938" w:rsidRPr="000D3A5C">
        <w:rPr>
          <w:lang w:val="en-US"/>
        </w:rPr>
        <w:t xml:space="preserve">. Finally, these code-width measures are extended around the unselected ADC transitions to rebuild the whole </w:t>
      </w:r>
      <w:ins w:id="634" w:author="Joaquim Estopinan" w:date="2019-09-08T00:17:00Z">
        <w:r w:rsidR="00541DE9">
          <w:rPr>
            <w:lang w:val="en-US"/>
          </w:rPr>
          <w:t>transfer function</w:t>
        </w:r>
      </w:ins>
      <w:r w:rsidR="00D53938" w:rsidRPr="000D3A5C">
        <w:rPr>
          <w:lang w:val="en-US"/>
        </w:rPr>
        <w:t xml:space="preserve">, depending on the association table. Transitions dues to the same comparator at the same step will have same codes widths around them. </w:t>
      </w:r>
    </w:p>
    <w:p w14:paraId="317851DF" w14:textId="0BC4C045" w:rsidR="0024418C" w:rsidRPr="0001781A" w:rsidRDefault="00D53938" w:rsidP="0024418C">
      <w:pPr>
        <w:rPr>
          <w:lang w:val="en-US"/>
        </w:rPr>
      </w:pPr>
      <w:r>
        <w:rPr>
          <w:lang w:val="en-US"/>
        </w:rPr>
        <w:t>In both cases the test time has been significantly reduced (factor 5) with correct results.</w:t>
      </w:r>
    </w:p>
    <w:sectPr w:rsidR="0024418C" w:rsidRPr="0001781A" w:rsidSect="004B02BC">
      <w:headerReference w:type="default" r:id="rId44"/>
      <w:footerReference w:type="default" r:id="rId45"/>
      <w:headerReference w:type="first" r:id="rId46"/>
      <w:footerReference w:type="first" r:id="rId47"/>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1" w:author="Matthieu DUBOIS" w:date="2019-08-27T09:17:00Z" w:initials="MD">
    <w:p w14:paraId="1625C9A8" w14:textId="77777777" w:rsidR="00CA2D11" w:rsidRDefault="00CA2D11" w:rsidP="004A4AD5">
      <w:pPr>
        <w:pStyle w:val="Commentaire"/>
      </w:pPr>
      <w:r>
        <w:rPr>
          <w:rStyle w:val="Marquedecommentaire"/>
        </w:rPr>
        <w:annotationRef/>
      </w:r>
      <w:r>
        <w:t>Il faut revoir entièrement ce passage car il n’est pas assez détaillé. Il faudrait un petit schéma de la chaîne de traitement de l’image en partant de l’onde lumineuse incidente jusqu’à la sortie numérique.</w:t>
      </w:r>
    </w:p>
    <w:p w14:paraId="42B5FCF6" w14:textId="77777777" w:rsidR="00CA2D11" w:rsidRDefault="00CA2D11" w:rsidP="004A4AD5">
      <w:pPr>
        <w:pStyle w:val="Commentaire"/>
      </w:pPr>
      <w:r>
        <w:t>Il faut aussi ajouter un passage sur l’existence du modèle Matlab de l’ADC cyclique. Le lecteur comprendra mieux la suite si tu expliques que tu as travaillé à partir d’un modèle comportemental décrit sous Matlab Simullink</w:t>
      </w:r>
    </w:p>
  </w:comment>
  <w:comment w:id="174" w:author="Matthieu DUBOIS" w:date="2019-08-27T09:56:00Z" w:initials="MD">
    <w:p w14:paraId="7147A2D8" w14:textId="77777777" w:rsidR="00CA2D11" w:rsidRDefault="00CA2D11">
      <w:pPr>
        <w:pStyle w:val="Commentaire"/>
      </w:pPr>
      <w:r>
        <w:rPr>
          <w:rStyle w:val="Marquedecommentaire"/>
        </w:rPr>
        <w:annotationRef/>
      </w:r>
      <w:r>
        <w:t>Valable pour toute la suite</w:t>
      </w:r>
    </w:p>
    <w:p w14:paraId="643F1EBE" w14:textId="42D76F84" w:rsidR="00CA2D11" w:rsidRDefault="00CA2D11">
      <w:pPr>
        <w:pStyle w:val="Commentaire"/>
      </w:pPr>
      <w:r>
        <w:t>Il faut écrire à la place de « ci-dessous » le numéro de la figure</w:t>
      </w:r>
    </w:p>
    <w:p w14:paraId="648B5CFA" w14:textId="77777777" w:rsidR="00CA2D11" w:rsidRDefault="00CA2D11">
      <w:pPr>
        <w:pStyle w:val="Commentaire"/>
      </w:pPr>
      <w:r>
        <w:t>« comme illustré sur la figure 4 » par exemple</w:t>
      </w:r>
    </w:p>
  </w:comment>
  <w:comment w:id="183" w:author="Matthieu DUBOIS" w:date="2019-08-27T09:58:00Z" w:initials="MD">
    <w:p w14:paraId="3D6753C8" w14:textId="3EB38273" w:rsidR="00CA2D11" w:rsidRDefault="00CA2D11">
      <w:pPr>
        <w:pStyle w:val="Commentaire"/>
      </w:pPr>
      <w:r>
        <w:rPr>
          <w:rStyle w:val="Marquedecommentaire"/>
        </w:rPr>
        <w:annotationRef/>
      </w:r>
      <w:proofErr w:type="gramStart"/>
      <w:r>
        <w:t>On comprend rien</w:t>
      </w:r>
      <w:proofErr w:type="gramEnd"/>
      <w:r>
        <w:t>… Trouve les définitions exactes du DNL/INL sur le net et copie les dans ton doc.</w:t>
      </w:r>
    </w:p>
  </w:comment>
  <w:comment w:id="247" w:author="Matthieu DUBOIS" w:date="2019-08-27T09:44:00Z" w:initials="MD">
    <w:p w14:paraId="517AC99F" w14:textId="775BF910" w:rsidR="00CA2D11" w:rsidRDefault="00CA2D11">
      <w:pPr>
        <w:pStyle w:val="Commentaire"/>
      </w:pPr>
      <w:r>
        <w:rPr>
          <w:rStyle w:val="Marquedecommentaire"/>
        </w:rPr>
        <w:annotationRef/>
      </w:r>
      <w:r>
        <w:t xml:space="preserve">Pas assez clair, à revoir ! il faut préciser qu’est-ce qu’un MDAC et pourquoi on utilise deux comparateurs. </w:t>
      </w:r>
    </w:p>
  </w:comment>
  <w:comment w:id="367" w:author="Matthieu DUBOIS" w:date="2019-08-27T09:59:00Z" w:initials="MD">
    <w:p w14:paraId="18514E71" w14:textId="110A4AFC" w:rsidR="00CA2D11" w:rsidRDefault="00CA2D11">
      <w:pPr>
        <w:pStyle w:val="Commentaire"/>
      </w:pPr>
      <w:r>
        <w:rPr>
          <w:rStyle w:val="Marquedecommentaire"/>
        </w:rPr>
        <w:annotationRef/>
      </w:r>
      <w:r>
        <w:t>C’est quoi la FT ?</w:t>
      </w:r>
    </w:p>
  </w:comment>
  <w:comment w:id="406" w:author="Matthieu DUBOIS" w:date="2019-09-03T16:31:00Z" w:initials="MD">
    <w:p w14:paraId="2D319EB3" w14:textId="076D45FF" w:rsidR="00CA2D11" w:rsidRDefault="00CA2D11">
      <w:pPr>
        <w:pStyle w:val="Commentaire"/>
      </w:pPr>
      <w:r>
        <w:rPr>
          <w:rStyle w:val="Marquedecommentaire"/>
        </w:rPr>
        <w:annotationRef/>
      </w:r>
      <w:r>
        <w:t>Ajoute une phrase du style. Su rl afigure 13, la transition unique attendue est blabla ….</w:t>
      </w:r>
    </w:p>
  </w:comment>
  <w:comment w:id="436" w:author="Matthieu DUBOIS" w:date="2019-09-03T16:36:00Z" w:initials="MD">
    <w:p w14:paraId="0B98E24D" w14:textId="4205CCDD" w:rsidR="00CA2D11" w:rsidRDefault="00CA2D11">
      <w:pPr>
        <w:pStyle w:val="Commentaire"/>
      </w:pPr>
      <w:r>
        <w:rPr>
          <w:rStyle w:val="Marquedecommentaire"/>
        </w:rPr>
        <w:annotationRef/>
      </w:r>
      <w:bookmarkStart w:id="438" w:name="_Hlk18691223"/>
      <w:r>
        <w:t xml:space="preserve">La figure 14 représente les performances de l’ADC obtenues par simulation du modèle comportemental (courbe rouge) et les performances estimées à partir de la méthode de reconstruction analogique proposée. </w:t>
      </w:r>
      <w:bookmarkEnd w:id="438"/>
    </w:p>
    <w:p w14:paraId="73910EE0" w14:textId="072E3F07" w:rsidR="00CA2D11" w:rsidRDefault="00CA2D11">
      <w:pPr>
        <w:pStyle w:val="Commentaire"/>
      </w:pPr>
    </w:p>
    <w:p w14:paraId="14349589" w14:textId="63768416" w:rsidR="00CA2D11" w:rsidRDefault="00CA2D11">
      <w:pPr>
        <w:pStyle w:val="Commentaire"/>
      </w:pPr>
      <w:r>
        <w:t>Il faut que tu décrives une fois au moins le fait que tu fais toujours la comparaison des performances entre un modèle simulé (qui sert de référence) et l’estimation des performances obtenues grâce à la méthode mise en place.</w:t>
      </w:r>
    </w:p>
  </w:comment>
  <w:comment w:id="454" w:author="Matthieu DUBOIS" w:date="2019-08-27T09:53:00Z" w:initials="MD">
    <w:p w14:paraId="6E95BAB1" w14:textId="77777777" w:rsidR="00CA2D11" w:rsidRDefault="00CA2D11">
      <w:pPr>
        <w:pStyle w:val="Commentaire"/>
      </w:pPr>
      <w:r>
        <w:rPr>
          <w:rStyle w:val="Marquedecommentaire"/>
        </w:rPr>
        <w:annotationRef/>
      </w:r>
      <w:r>
        <w:t>Nouveau vin ? c’est du Beaujolais ?</w:t>
      </w:r>
    </w:p>
  </w:comment>
  <w:comment w:id="482" w:author="Matthieu DUBOIS" w:date="2019-09-03T13:14:00Z" w:initials="MD">
    <w:p w14:paraId="76538B74" w14:textId="49D50F57" w:rsidR="00CA2D11" w:rsidRDefault="00CA2D11">
      <w:pPr>
        <w:pStyle w:val="Commentaire"/>
      </w:pPr>
      <w:r>
        <w:rPr>
          <w:rStyle w:val="Marquedecommentaire"/>
        </w:rPr>
        <w:annotationRef/>
      </w:r>
      <w:r>
        <w:t>LA trajectoire n’est pas un terme représentatif… La courbe d’INL ! Le résultat est correct car le niveau de bruit de l’estimation de l’INL ne permet pas de faire une mesure précise en deça de 1 LSB à moins de faire plusieurs simulations du même run. Reformule…</w:t>
      </w:r>
    </w:p>
  </w:comment>
  <w:comment w:id="502" w:author="Matthieu DUBOIS" w:date="2019-08-27T10:03:00Z" w:initials="MD">
    <w:p w14:paraId="212729B8" w14:textId="507F0A8A" w:rsidR="00CA2D11" w:rsidRDefault="00CA2D11">
      <w:pPr>
        <w:pStyle w:val="Commentaire"/>
      </w:pPr>
      <w:r>
        <w:rPr>
          <w:rStyle w:val="Marquedecommentaire"/>
        </w:rPr>
        <w:annotationRef/>
      </w:r>
      <w:r>
        <w:t>Je préfère numérique à digitale, valable pour tout le rapport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B5FCF6" w15:done="1"/>
  <w15:commentEx w15:paraId="648B5CFA" w15:done="1"/>
  <w15:commentEx w15:paraId="3D6753C8" w15:done="1"/>
  <w15:commentEx w15:paraId="517AC99F" w15:done="1"/>
  <w15:commentEx w15:paraId="18514E71" w15:done="1"/>
  <w15:commentEx w15:paraId="2D319EB3" w15:done="1"/>
  <w15:commentEx w15:paraId="14349589" w15:done="1"/>
  <w15:commentEx w15:paraId="6E95BAB1" w15:done="1"/>
  <w15:commentEx w15:paraId="76538B74" w15:done="1"/>
  <w15:commentEx w15:paraId="212729B8"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8B5CFA" w16cid:durableId="2119AE9E"/>
  <w16cid:commentId w16cid:paraId="3D6753C8" w16cid:durableId="2119AE9F"/>
  <w16cid:commentId w16cid:paraId="517AC99F" w16cid:durableId="2119AEA0"/>
  <w16cid:commentId w16cid:paraId="18514E71" w16cid:durableId="2119AEA2"/>
  <w16cid:commentId w16cid:paraId="2D319EB3" w16cid:durableId="2119AEA3"/>
  <w16cid:commentId w16cid:paraId="14349589" w16cid:durableId="2119AEA5"/>
  <w16cid:commentId w16cid:paraId="6E95BAB1" w16cid:durableId="2119AEA6"/>
  <w16cid:commentId w16cid:paraId="76538B74" w16cid:durableId="2119AE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958719" w14:textId="77777777" w:rsidR="00FD5C4B" w:rsidRDefault="00FD5C4B" w:rsidP="0011235F">
      <w:pPr>
        <w:spacing w:after="0" w:line="240" w:lineRule="auto"/>
      </w:pPr>
      <w:r>
        <w:separator/>
      </w:r>
    </w:p>
  </w:endnote>
  <w:endnote w:type="continuationSeparator" w:id="0">
    <w:p w14:paraId="3A30D319" w14:textId="77777777" w:rsidR="00FD5C4B" w:rsidRDefault="00FD5C4B" w:rsidP="001123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6793468"/>
      <w:docPartObj>
        <w:docPartGallery w:val="Page Numbers (Bottom of Page)"/>
        <w:docPartUnique/>
      </w:docPartObj>
    </w:sdtPr>
    <w:sdtContent>
      <w:p w14:paraId="6490AE1B" w14:textId="661E3489" w:rsidR="00CA2D11" w:rsidRDefault="00CA2D11">
        <w:pPr>
          <w:pStyle w:val="Pieddepage"/>
          <w:jc w:val="right"/>
        </w:pPr>
        <w:r>
          <w:fldChar w:fldCharType="begin"/>
        </w:r>
        <w:r>
          <w:instrText>PAGE   \* MERGEFORMAT</w:instrText>
        </w:r>
        <w:r>
          <w:fldChar w:fldCharType="separate"/>
        </w:r>
        <w:r>
          <w:rPr>
            <w:noProof/>
          </w:rPr>
          <w:t>9</w:t>
        </w:r>
        <w:r>
          <w:fldChar w:fldCharType="end"/>
        </w:r>
      </w:p>
    </w:sdtContent>
  </w:sdt>
  <w:p w14:paraId="1D74235E" w14:textId="40EFF585" w:rsidR="00CA2D11" w:rsidRDefault="00CA2D11" w:rsidP="0011235F">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B5524D" w14:textId="0991FEFD" w:rsidR="00CA2D11" w:rsidRPr="004B02BC" w:rsidRDefault="00CA2D11" w:rsidP="004B02BC">
    <w:pPr>
      <w:pStyle w:val="Pieddepage"/>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8D7BE3" w14:textId="77777777" w:rsidR="00FD5C4B" w:rsidRDefault="00FD5C4B" w:rsidP="0011235F">
      <w:pPr>
        <w:spacing w:after="0" w:line="240" w:lineRule="auto"/>
      </w:pPr>
      <w:r>
        <w:separator/>
      </w:r>
    </w:p>
  </w:footnote>
  <w:footnote w:type="continuationSeparator" w:id="0">
    <w:p w14:paraId="3158C8A6" w14:textId="77777777" w:rsidR="00FD5C4B" w:rsidRDefault="00FD5C4B" w:rsidP="001123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0AA0C" w14:textId="77777777" w:rsidR="00CA2D11" w:rsidRPr="004B02BC" w:rsidRDefault="00CA2D11" w:rsidP="004B02BC">
    <w:pPr>
      <w:pStyle w:val="En-tte"/>
      <w:jc w:val="center"/>
    </w:pPr>
    <w:r>
      <w:t>Joaquim Estopinan    -</w:t>
    </w:r>
    <w:r w:rsidRPr="004B02BC">
      <w:t xml:space="preserve"> </w:t>
    </w:r>
    <w:r>
      <w:t xml:space="preserve">   </w:t>
    </w:r>
    <w:r w:rsidRPr="004B02BC">
      <w:t xml:space="preserve">Stage 2A </w:t>
    </w:r>
    <w:r>
      <w:t xml:space="preserve">   -    </w:t>
    </w:r>
    <w:r w:rsidRPr="004B02BC">
      <w:t>Algorithme de test estimant la</w:t>
    </w:r>
    <w:r>
      <w:t xml:space="preserve"> linéarité d’un ADC cyclique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966AF2" w14:textId="77777777" w:rsidR="00CA2D11" w:rsidRDefault="00CA2D11">
    <w:pPr>
      <w:pStyle w:val="En-tte"/>
    </w:pPr>
    <w:r>
      <w:rPr>
        <w:noProof/>
        <w:lang w:eastAsia="fr-FR"/>
      </w:rPr>
      <w:drawing>
        <wp:anchor distT="0" distB="0" distL="114300" distR="114300" simplePos="0" relativeHeight="251658240" behindDoc="1" locked="0" layoutInCell="1" allowOverlap="1" wp14:anchorId="38998F62" wp14:editId="761E6450">
          <wp:simplePos x="0" y="0"/>
          <wp:positionH relativeFrom="column">
            <wp:posOffset>3226597</wp:posOffset>
          </wp:positionH>
          <wp:positionV relativeFrom="paragraph">
            <wp:posOffset>-147320</wp:posOffset>
          </wp:positionV>
          <wp:extent cx="3141980" cy="1549400"/>
          <wp:effectExtent l="0" t="0" r="127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 Pyxalis.png"/>
                  <pic:cNvPicPr/>
                </pic:nvPicPr>
                <pic:blipFill>
                  <a:blip r:embed="rId1">
                    <a:extLst>
                      <a:ext uri="{28A0092B-C50C-407E-A947-70E740481C1C}">
                        <a14:useLocalDpi xmlns:a14="http://schemas.microsoft.com/office/drawing/2010/main" val="0"/>
                      </a:ext>
                    </a:extLst>
                  </a:blip>
                  <a:stretch>
                    <a:fillRect/>
                  </a:stretch>
                </pic:blipFill>
                <pic:spPr>
                  <a:xfrm>
                    <a:off x="0" y="0"/>
                    <a:ext cx="3141980" cy="154940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9264" behindDoc="1" locked="0" layoutInCell="1" allowOverlap="1" wp14:anchorId="06FB365F" wp14:editId="6E617DCD">
          <wp:simplePos x="0" y="0"/>
          <wp:positionH relativeFrom="column">
            <wp:posOffset>-459740</wp:posOffset>
          </wp:positionH>
          <wp:positionV relativeFrom="paragraph">
            <wp:posOffset>-46517</wp:posOffset>
          </wp:positionV>
          <wp:extent cx="2207895" cy="1409700"/>
          <wp:effectExtent l="0" t="0" r="1905" b="0"/>
          <wp:wrapTight wrapText="bothSides">
            <wp:wrapPolygon edited="0">
              <wp:start x="0" y="0"/>
              <wp:lineTo x="0" y="21308"/>
              <wp:lineTo x="21432" y="21308"/>
              <wp:lineTo x="21432"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Phelma.jpg"/>
                  <pic:cNvPicPr/>
                </pic:nvPicPr>
                <pic:blipFill>
                  <a:blip r:embed="rId2">
                    <a:extLst>
                      <a:ext uri="{28A0092B-C50C-407E-A947-70E740481C1C}">
                        <a14:useLocalDpi xmlns:a14="http://schemas.microsoft.com/office/drawing/2010/main" val="0"/>
                      </a:ext>
                    </a:extLst>
                  </a:blip>
                  <a:stretch>
                    <a:fillRect/>
                  </a:stretch>
                </pic:blipFill>
                <pic:spPr>
                  <a:xfrm>
                    <a:off x="0" y="0"/>
                    <a:ext cx="2207895" cy="14097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17EC8"/>
    <w:multiLevelType w:val="hybridMultilevel"/>
    <w:tmpl w:val="3DBCE934"/>
    <w:lvl w:ilvl="0" w:tplc="0D3407E2">
      <w:start w:val="1"/>
      <w:numFmt w:val="bullet"/>
      <w:lvlText w:val="•"/>
      <w:lvlJc w:val="left"/>
      <w:pPr>
        <w:tabs>
          <w:tab w:val="num" w:pos="720"/>
        </w:tabs>
        <w:ind w:left="720" w:hanging="360"/>
      </w:pPr>
      <w:rPr>
        <w:rFonts w:ascii="Arial" w:hAnsi="Arial" w:hint="default"/>
      </w:rPr>
    </w:lvl>
    <w:lvl w:ilvl="1" w:tplc="A7C22CE4" w:tentative="1">
      <w:start w:val="1"/>
      <w:numFmt w:val="bullet"/>
      <w:lvlText w:val="•"/>
      <w:lvlJc w:val="left"/>
      <w:pPr>
        <w:tabs>
          <w:tab w:val="num" w:pos="1440"/>
        </w:tabs>
        <w:ind w:left="1440" w:hanging="360"/>
      </w:pPr>
      <w:rPr>
        <w:rFonts w:ascii="Arial" w:hAnsi="Arial" w:hint="default"/>
      </w:rPr>
    </w:lvl>
    <w:lvl w:ilvl="2" w:tplc="8208F96C" w:tentative="1">
      <w:start w:val="1"/>
      <w:numFmt w:val="bullet"/>
      <w:lvlText w:val="•"/>
      <w:lvlJc w:val="left"/>
      <w:pPr>
        <w:tabs>
          <w:tab w:val="num" w:pos="2160"/>
        </w:tabs>
        <w:ind w:left="2160" w:hanging="360"/>
      </w:pPr>
      <w:rPr>
        <w:rFonts w:ascii="Arial" w:hAnsi="Arial" w:hint="default"/>
      </w:rPr>
    </w:lvl>
    <w:lvl w:ilvl="3" w:tplc="63D0BB50" w:tentative="1">
      <w:start w:val="1"/>
      <w:numFmt w:val="bullet"/>
      <w:lvlText w:val="•"/>
      <w:lvlJc w:val="left"/>
      <w:pPr>
        <w:tabs>
          <w:tab w:val="num" w:pos="2880"/>
        </w:tabs>
        <w:ind w:left="2880" w:hanging="360"/>
      </w:pPr>
      <w:rPr>
        <w:rFonts w:ascii="Arial" w:hAnsi="Arial" w:hint="default"/>
      </w:rPr>
    </w:lvl>
    <w:lvl w:ilvl="4" w:tplc="A30458BE" w:tentative="1">
      <w:start w:val="1"/>
      <w:numFmt w:val="bullet"/>
      <w:lvlText w:val="•"/>
      <w:lvlJc w:val="left"/>
      <w:pPr>
        <w:tabs>
          <w:tab w:val="num" w:pos="3600"/>
        </w:tabs>
        <w:ind w:left="3600" w:hanging="360"/>
      </w:pPr>
      <w:rPr>
        <w:rFonts w:ascii="Arial" w:hAnsi="Arial" w:hint="default"/>
      </w:rPr>
    </w:lvl>
    <w:lvl w:ilvl="5" w:tplc="F788CBF8" w:tentative="1">
      <w:start w:val="1"/>
      <w:numFmt w:val="bullet"/>
      <w:lvlText w:val="•"/>
      <w:lvlJc w:val="left"/>
      <w:pPr>
        <w:tabs>
          <w:tab w:val="num" w:pos="4320"/>
        </w:tabs>
        <w:ind w:left="4320" w:hanging="360"/>
      </w:pPr>
      <w:rPr>
        <w:rFonts w:ascii="Arial" w:hAnsi="Arial" w:hint="default"/>
      </w:rPr>
    </w:lvl>
    <w:lvl w:ilvl="6" w:tplc="5D760734" w:tentative="1">
      <w:start w:val="1"/>
      <w:numFmt w:val="bullet"/>
      <w:lvlText w:val="•"/>
      <w:lvlJc w:val="left"/>
      <w:pPr>
        <w:tabs>
          <w:tab w:val="num" w:pos="5040"/>
        </w:tabs>
        <w:ind w:left="5040" w:hanging="360"/>
      </w:pPr>
      <w:rPr>
        <w:rFonts w:ascii="Arial" w:hAnsi="Arial" w:hint="default"/>
      </w:rPr>
    </w:lvl>
    <w:lvl w:ilvl="7" w:tplc="D2C8B830" w:tentative="1">
      <w:start w:val="1"/>
      <w:numFmt w:val="bullet"/>
      <w:lvlText w:val="•"/>
      <w:lvlJc w:val="left"/>
      <w:pPr>
        <w:tabs>
          <w:tab w:val="num" w:pos="5760"/>
        </w:tabs>
        <w:ind w:left="5760" w:hanging="360"/>
      </w:pPr>
      <w:rPr>
        <w:rFonts w:ascii="Arial" w:hAnsi="Arial" w:hint="default"/>
      </w:rPr>
    </w:lvl>
    <w:lvl w:ilvl="8" w:tplc="9B02243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F76B90"/>
    <w:multiLevelType w:val="hybridMultilevel"/>
    <w:tmpl w:val="81E25A3C"/>
    <w:lvl w:ilvl="0" w:tplc="37729306">
      <w:start w:val="1"/>
      <w:numFmt w:val="bullet"/>
      <w:lvlText w:val="-"/>
      <w:lvlJc w:val="left"/>
      <w:pPr>
        <w:tabs>
          <w:tab w:val="num" w:pos="720"/>
        </w:tabs>
        <w:ind w:left="720" w:hanging="360"/>
      </w:pPr>
      <w:rPr>
        <w:rFonts w:ascii="Times New Roman" w:hAnsi="Times New Roman" w:hint="default"/>
      </w:rPr>
    </w:lvl>
    <w:lvl w:ilvl="1" w:tplc="D5F24122" w:tentative="1">
      <w:start w:val="1"/>
      <w:numFmt w:val="bullet"/>
      <w:lvlText w:val="-"/>
      <w:lvlJc w:val="left"/>
      <w:pPr>
        <w:tabs>
          <w:tab w:val="num" w:pos="1440"/>
        </w:tabs>
        <w:ind w:left="1440" w:hanging="360"/>
      </w:pPr>
      <w:rPr>
        <w:rFonts w:ascii="Times New Roman" w:hAnsi="Times New Roman" w:hint="default"/>
      </w:rPr>
    </w:lvl>
    <w:lvl w:ilvl="2" w:tplc="0CC40E60" w:tentative="1">
      <w:start w:val="1"/>
      <w:numFmt w:val="bullet"/>
      <w:lvlText w:val="-"/>
      <w:lvlJc w:val="left"/>
      <w:pPr>
        <w:tabs>
          <w:tab w:val="num" w:pos="2160"/>
        </w:tabs>
        <w:ind w:left="2160" w:hanging="360"/>
      </w:pPr>
      <w:rPr>
        <w:rFonts w:ascii="Times New Roman" w:hAnsi="Times New Roman" w:hint="default"/>
      </w:rPr>
    </w:lvl>
    <w:lvl w:ilvl="3" w:tplc="ED7A296E" w:tentative="1">
      <w:start w:val="1"/>
      <w:numFmt w:val="bullet"/>
      <w:lvlText w:val="-"/>
      <w:lvlJc w:val="left"/>
      <w:pPr>
        <w:tabs>
          <w:tab w:val="num" w:pos="2880"/>
        </w:tabs>
        <w:ind w:left="2880" w:hanging="360"/>
      </w:pPr>
      <w:rPr>
        <w:rFonts w:ascii="Times New Roman" w:hAnsi="Times New Roman" w:hint="default"/>
      </w:rPr>
    </w:lvl>
    <w:lvl w:ilvl="4" w:tplc="C64CEB58" w:tentative="1">
      <w:start w:val="1"/>
      <w:numFmt w:val="bullet"/>
      <w:lvlText w:val="-"/>
      <w:lvlJc w:val="left"/>
      <w:pPr>
        <w:tabs>
          <w:tab w:val="num" w:pos="3600"/>
        </w:tabs>
        <w:ind w:left="3600" w:hanging="360"/>
      </w:pPr>
      <w:rPr>
        <w:rFonts w:ascii="Times New Roman" w:hAnsi="Times New Roman" w:hint="default"/>
      </w:rPr>
    </w:lvl>
    <w:lvl w:ilvl="5" w:tplc="1214036E" w:tentative="1">
      <w:start w:val="1"/>
      <w:numFmt w:val="bullet"/>
      <w:lvlText w:val="-"/>
      <w:lvlJc w:val="left"/>
      <w:pPr>
        <w:tabs>
          <w:tab w:val="num" w:pos="4320"/>
        </w:tabs>
        <w:ind w:left="4320" w:hanging="360"/>
      </w:pPr>
      <w:rPr>
        <w:rFonts w:ascii="Times New Roman" w:hAnsi="Times New Roman" w:hint="default"/>
      </w:rPr>
    </w:lvl>
    <w:lvl w:ilvl="6" w:tplc="FE76B450" w:tentative="1">
      <w:start w:val="1"/>
      <w:numFmt w:val="bullet"/>
      <w:lvlText w:val="-"/>
      <w:lvlJc w:val="left"/>
      <w:pPr>
        <w:tabs>
          <w:tab w:val="num" w:pos="5040"/>
        </w:tabs>
        <w:ind w:left="5040" w:hanging="360"/>
      </w:pPr>
      <w:rPr>
        <w:rFonts w:ascii="Times New Roman" w:hAnsi="Times New Roman" w:hint="default"/>
      </w:rPr>
    </w:lvl>
    <w:lvl w:ilvl="7" w:tplc="F4C4B400" w:tentative="1">
      <w:start w:val="1"/>
      <w:numFmt w:val="bullet"/>
      <w:lvlText w:val="-"/>
      <w:lvlJc w:val="left"/>
      <w:pPr>
        <w:tabs>
          <w:tab w:val="num" w:pos="5760"/>
        </w:tabs>
        <w:ind w:left="5760" w:hanging="360"/>
      </w:pPr>
      <w:rPr>
        <w:rFonts w:ascii="Times New Roman" w:hAnsi="Times New Roman" w:hint="default"/>
      </w:rPr>
    </w:lvl>
    <w:lvl w:ilvl="8" w:tplc="E3327EA8"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9BB0E92"/>
    <w:multiLevelType w:val="hybridMultilevel"/>
    <w:tmpl w:val="DF1A674E"/>
    <w:lvl w:ilvl="0" w:tplc="12906F80">
      <w:start w:val="14"/>
      <w:numFmt w:val="bullet"/>
      <w:lvlText w:val=""/>
      <w:lvlJc w:val="left"/>
      <w:pPr>
        <w:ind w:left="1068" w:hanging="360"/>
      </w:pPr>
      <w:rPr>
        <w:rFonts w:ascii="Wingdings" w:eastAsiaTheme="minorHAnsi" w:hAnsi="Wingdings"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0D14574F"/>
    <w:multiLevelType w:val="hybridMultilevel"/>
    <w:tmpl w:val="E56C0DF8"/>
    <w:lvl w:ilvl="0" w:tplc="A8D698F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0FC708C4"/>
    <w:multiLevelType w:val="hybridMultilevel"/>
    <w:tmpl w:val="EFC044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5CC7832"/>
    <w:multiLevelType w:val="hybridMultilevel"/>
    <w:tmpl w:val="BF38643C"/>
    <w:lvl w:ilvl="0" w:tplc="B07E43A8">
      <w:start w:val="1"/>
      <w:numFmt w:val="bullet"/>
      <w:lvlText w:val="•"/>
      <w:lvlJc w:val="left"/>
      <w:pPr>
        <w:tabs>
          <w:tab w:val="num" w:pos="720"/>
        </w:tabs>
        <w:ind w:left="720" w:hanging="360"/>
      </w:pPr>
      <w:rPr>
        <w:rFonts w:ascii="Arial" w:hAnsi="Arial" w:hint="default"/>
      </w:rPr>
    </w:lvl>
    <w:lvl w:ilvl="1" w:tplc="E9CCB7F6" w:tentative="1">
      <w:start w:val="1"/>
      <w:numFmt w:val="bullet"/>
      <w:lvlText w:val="•"/>
      <w:lvlJc w:val="left"/>
      <w:pPr>
        <w:tabs>
          <w:tab w:val="num" w:pos="1440"/>
        </w:tabs>
        <w:ind w:left="1440" w:hanging="360"/>
      </w:pPr>
      <w:rPr>
        <w:rFonts w:ascii="Arial" w:hAnsi="Arial" w:hint="default"/>
      </w:rPr>
    </w:lvl>
    <w:lvl w:ilvl="2" w:tplc="DBDC0D80" w:tentative="1">
      <w:start w:val="1"/>
      <w:numFmt w:val="bullet"/>
      <w:lvlText w:val="•"/>
      <w:lvlJc w:val="left"/>
      <w:pPr>
        <w:tabs>
          <w:tab w:val="num" w:pos="2160"/>
        </w:tabs>
        <w:ind w:left="2160" w:hanging="360"/>
      </w:pPr>
      <w:rPr>
        <w:rFonts w:ascii="Arial" w:hAnsi="Arial" w:hint="default"/>
      </w:rPr>
    </w:lvl>
    <w:lvl w:ilvl="3" w:tplc="24BA57BA" w:tentative="1">
      <w:start w:val="1"/>
      <w:numFmt w:val="bullet"/>
      <w:lvlText w:val="•"/>
      <w:lvlJc w:val="left"/>
      <w:pPr>
        <w:tabs>
          <w:tab w:val="num" w:pos="2880"/>
        </w:tabs>
        <w:ind w:left="2880" w:hanging="360"/>
      </w:pPr>
      <w:rPr>
        <w:rFonts w:ascii="Arial" w:hAnsi="Arial" w:hint="default"/>
      </w:rPr>
    </w:lvl>
    <w:lvl w:ilvl="4" w:tplc="FB021756" w:tentative="1">
      <w:start w:val="1"/>
      <w:numFmt w:val="bullet"/>
      <w:lvlText w:val="•"/>
      <w:lvlJc w:val="left"/>
      <w:pPr>
        <w:tabs>
          <w:tab w:val="num" w:pos="3600"/>
        </w:tabs>
        <w:ind w:left="3600" w:hanging="360"/>
      </w:pPr>
      <w:rPr>
        <w:rFonts w:ascii="Arial" w:hAnsi="Arial" w:hint="default"/>
      </w:rPr>
    </w:lvl>
    <w:lvl w:ilvl="5" w:tplc="ACA4AE56" w:tentative="1">
      <w:start w:val="1"/>
      <w:numFmt w:val="bullet"/>
      <w:lvlText w:val="•"/>
      <w:lvlJc w:val="left"/>
      <w:pPr>
        <w:tabs>
          <w:tab w:val="num" w:pos="4320"/>
        </w:tabs>
        <w:ind w:left="4320" w:hanging="360"/>
      </w:pPr>
      <w:rPr>
        <w:rFonts w:ascii="Arial" w:hAnsi="Arial" w:hint="default"/>
      </w:rPr>
    </w:lvl>
    <w:lvl w:ilvl="6" w:tplc="87D42F14" w:tentative="1">
      <w:start w:val="1"/>
      <w:numFmt w:val="bullet"/>
      <w:lvlText w:val="•"/>
      <w:lvlJc w:val="left"/>
      <w:pPr>
        <w:tabs>
          <w:tab w:val="num" w:pos="5040"/>
        </w:tabs>
        <w:ind w:left="5040" w:hanging="360"/>
      </w:pPr>
      <w:rPr>
        <w:rFonts w:ascii="Arial" w:hAnsi="Arial" w:hint="default"/>
      </w:rPr>
    </w:lvl>
    <w:lvl w:ilvl="7" w:tplc="6E5C2E46" w:tentative="1">
      <w:start w:val="1"/>
      <w:numFmt w:val="bullet"/>
      <w:lvlText w:val="•"/>
      <w:lvlJc w:val="left"/>
      <w:pPr>
        <w:tabs>
          <w:tab w:val="num" w:pos="5760"/>
        </w:tabs>
        <w:ind w:left="5760" w:hanging="360"/>
      </w:pPr>
      <w:rPr>
        <w:rFonts w:ascii="Arial" w:hAnsi="Arial" w:hint="default"/>
      </w:rPr>
    </w:lvl>
    <w:lvl w:ilvl="8" w:tplc="8228991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8BB0623"/>
    <w:multiLevelType w:val="hybridMultilevel"/>
    <w:tmpl w:val="2C867B00"/>
    <w:lvl w:ilvl="0" w:tplc="50148AB0">
      <w:start w:val="1"/>
      <w:numFmt w:val="bullet"/>
      <w:lvlText w:val="-"/>
      <w:lvlJc w:val="left"/>
      <w:pPr>
        <w:tabs>
          <w:tab w:val="num" w:pos="720"/>
        </w:tabs>
        <w:ind w:left="720" w:hanging="360"/>
      </w:pPr>
      <w:rPr>
        <w:rFonts w:ascii="Times New Roman" w:hAnsi="Times New Roman" w:hint="default"/>
      </w:rPr>
    </w:lvl>
    <w:lvl w:ilvl="1" w:tplc="FB209814" w:tentative="1">
      <w:start w:val="1"/>
      <w:numFmt w:val="bullet"/>
      <w:lvlText w:val="-"/>
      <w:lvlJc w:val="left"/>
      <w:pPr>
        <w:tabs>
          <w:tab w:val="num" w:pos="1440"/>
        </w:tabs>
        <w:ind w:left="1440" w:hanging="360"/>
      </w:pPr>
      <w:rPr>
        <w:rFonts w:ascii="Times New Roman" w:hAnsi="Times New Roman" w:hint="default"/>
      </w:rPr>
    </w:lvl>
    <w:lvl w:ilvl="2" w:tplc="AA0E4F02" w:tentative="1">
      <w:start w:val="1"/>
      <w:numFmt w:val="bullet"/>
      <w:lvlText w:val="-"/>
      <w:lvlJc w:val="left"/>
      <w:pPr>
        <w:tabs>
          <w:tab w:val="num" w:pos="2160"/>
        </w:tabs>
        <w:ind w:left="2160" w:hanging="360"/>
      </w:pPr>
      <w:rPr>
        <w:rFonts w:ascii="Times New Roman" w:hAnsi="Times New Roman" w:hint="default"/>
      </w:rPr>
    </w:lvl>
    <w:lvl w:ilvl="3" w:tplc="7DFA6788" w:tentative="1">
      <w:start w:val="1"/>
      <w:numFmt w:val="bullet"/>
      <w:lvlText w:val="-"/>
      <w:lvlJc w:val="left"/>
      <w:pPr>
        <w:tabs>
          <w:tab w:val="num" w:pos="2880"/>
        </w:tabs>
        <w:ind w:left="2880" w:hanging="360"/>
      </w:pPr>
      <w:rPr>
        <w:rFonts w:ascii="Times New Roman" w:hAnsi="Times New Roman" w:hint="default"/>
      </w:rPr>
    </w:lvl>
    <w:lvl w:ilvl="4" w:tplc="5F5A54A6" w:tentative="1">
      <w:start w:val="1"/>
      <w:numFmt w:val="bullet"/>
      <w:lvlText w:val="-"/>
      <w:lvlJc w:val="left"/>
      <w:pPr>
        <w:tabs>
          <w:tab w:val="num" w:pos="3600"/>
        </w:tabs>
        <w:ind w:left="3600" w:hanging="360"/>
      </w:pPr>
      <w:rPr>
        <w:rFonts w:ascii="Times New Roman" w:hAnsi="Times New Roman" w:hint="default"/>
      </w:rPr>
    </w:lvl>
    <w:lvl w:ilvl="5" w:tplc="E28CB716" w:tentative="1">
      <w:start w:val="1"/>
      <w:numFmt w:val="bullet"/>
      <w:lvlText w:val="-"/>
      <w:lvlJc w:val="left"/>
      <w:pPr>
        <w:tabs>
          <w:tab w:val="num" w:pos="4320"/>
        </w:tabs>
        <w:ind w:left="4320" w:hanging="360"/>
      </w:pPr>
      <w:rPr>
        <w:rFonts w:ascii="Times New Roman" w:hAnsi="Times New Roman" w:hint="default"/>
      </w:rPr>
    </w:lvl>
    <w:lvl w:ilvl="6" w:tplc="3D844E7C" w:tentative="1">
      <w:start w:val="1"/>
      <w:numFmt w:val="bullet"/>
      <w:lvlText w:val="-"/>
      <w:lvlJc w:val="left"/>
      <w:pPr>
        <w:tabs>
          <w:tab w:val="num" w:pos="5040"/>
        </w:tabs>
        <w:ind w:left="5040" w:hanging="360"/>
      </w:pPr>
      <w:rPr>
        <w:rFonts w:ascii="Times New Roman" w:hAnsi="Times New Roman" w:hint="default"/>
      </w:rPr>
    </w:lvl>
    <w:lvl w:ilvl="7" w:tplc="7AC8D6EA" w:tentative="1">
      <w:start w:val="1"/>
      <w:numFmt w:val="bullet"/>
      <w:lvlText w:val="-"/>
      <w:lvlJc w:val="left"/>
      <w:pPr>
        <w:tabs>
          <w:tab w:val="num" w:pos="5760"/>
        </w:tabs>
        <w:ind w:left="5760" w:hanging="360"/>
      </w:pPr>
      <w:rPr>
        <w:rFonts w:ascii="Times New Roman" w:hAnsi="Times New Roman" w:hint="default"/>
      </w:rPr>
    </w:lvl>
    <w:lvl w:ilvl="8" w:tplc="57FE225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9D632CB"/>
    <w:multiLevelType w:val="hybridMultilevel"/>
    <w:tmpl w:val="56EABF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A8C72EB"/>
    <w:multiLevelType w:val="hybridMultilevel"/>
    <w:tmpl w:val="EAEA96FC"/>
    <w:lvl w:ilvl="0" w:tplc="86BA12A4">
      <w:start w:val="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B4F373E"/>
    <w:multiLevelType w:val="hybridMultilevel"/>
    <w:tmpl w:val="B1661392"/>
    <w:lvl w:ilvl="0" w:tplc="86BA12A4">
      <w:start w:val="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44D2EB7"/>
    <w:multiLevelType w:val="hybridMultilevel"/>
    <w:tmpl w:val="B0C03A4C"/>
    <w:lvl w:ilvl="0" w:tplc="86BA12A4">
      <w:start w:val="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13A2D10"/>
    <w:multiLevelType w:val="hybridMultilevel"/>
    <w:tmpl w:val="FD7C1976"/>
    <w:lvl w:ilvl="0" w:tplc="86BA12A4">
      <w:start w:val="4"/>
      <w:numFmt w:val="bullet"/>
      <w:lvlText w:val="-"/>
      <w:lvlJc w:val="left"/>
      <w:pPr>
        <w:ind w:left="1485" w:hanging="360"/>
      </w:pPr>
      <w:rPr>
        <w:rFonts w:ascii="Calibri" w:eastAsiaTheme="minorHAnsi" w:hAnsi="Calibri" w:cstheme="minorBidi"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12" w15:restartNumberingAfterBreak="0">
    <w:nsid w:val="62495924"/>
    <w:multiLevelType w:val="hybridMultilevel"/>
    <w:tmpl w:val="B52E3868"/>
    <w:lvl w:ilvl="0" w:tplc="B67AD4BE">
      <w:start w:val="1"/>
      <w:numFmt w:val="decimal"/>
      <w:pStyle w:val="Titre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81360C0"/>
    <w:multiLevelType w:val="hybridMultilevel"/>
    <w:tmpl w:val="BDA63356"/>
    <w:lvl w:ilvl="0" w:tplc="B3E601A2">
      <w:start w:val="1"/>
      <w:numFmt w:val="bullet"/>
      <w:lvlText w:val="-"/>
      <w:lvlJc w:val="left"/>
      <w:pPr>
        <w:tabs>
          <w:tab w:val="num" w:pos="720"/>
        </w:tabs>
        <w:ind w:left="720" w:hanging="360"/>
      </w:pPr>
      <w:rPr>
        <w:rFonts w:ascii="Times New Roman" w:hAnsi="Times New Roman" w:hint="default"/>
      </w:rPr>
    </w:lvl>
    <w:lvl w:ilvl="1" w:tplc="10CCD372" w:tentative="1">
      <w:start w:val="1"/>
      <w:numFmt w:val="bullet"/>
      <w:lvlText w:val="-"/>
      <w:lvlJc w:val="left"/>
      <w:pPr>
        <w:tabs>
          <w:tab w:val="num" w:pos="1440"/>
        </w:tabs>
        <w:ind w:left="1440" w:hanging="360"/>
      </w:pPr>
      <w:rPr>
        <w:rFonts w:ascii="Times New Roman" w:hAnsi="Times New Roman" w:hint="default"/>
      </w:rPr>
    </w:lvl>
    <w:lvl w:ilvl="2" w:tplc="68E6B8A4" w:tentative="1">
      <w:start w:val="1"/>
      <w:numFmt w:val="bullet"/>
      <w:lvlText w:val="-"/>
      <w:lvlJc w:val="left"/>
      <w:pPr>
        <w:tabs>
          <w:tab w:val="num" w:pos="2160"/>
        </w:tabs>
        <w:ind w:left="2160" w:hanging="360"/>
      </w:pPr>
      <w:rPr>
        <w:rFonts w:ascii="Times New Roman" w:hAnsi="Times New Roman" w:hint="default"/>
      </w:rPr>
    </w:lvl>
    <w:lvl w:ilvl="3" w:tplc="E79CCD04" w:tentative="1">
      <w:start w:val="1"/>
      <w:numFmt w:val="bullet"/>
      <w:lvlText w:val="-"/>
      <w:lvlJc w:val="left"/>
      <w:pPr>
        <w:tabs>
          <w:tab w:val="num" w:pos="2880"/>
        </w:tabs>
        <w:ind w:left="2880" w:hanging="360"/>
      </w:pPr>
      <w:rPr>
        <w:rFonts w:ascii="Times New Roman" w:hAnsi="Times New Roman" w:hint="default"/>
      </w:rPr>
    </w:lvl>
    <w:lvl w:ilvl="4" w:tplc="AB38EFB6" w:tentative="1">
      <w:start w:val="1"/>
      <w:numFmt w:val="bullet"/>
      <w:lvlText w:val="-"/>
      <w:lvlJc w:val="left"/>
      <w:pPr>
        <w:tabs>
          <w:tab w:val="num" w:pos="3600"/>
        </w:tabs>
        <w:ind w:left="3600" w:hanging="360"/>
      </w:pPr>
      <w:rPr>
        <w:rFonts w:ascii="Times New Roman" w:hAnsi="Times New Roman" w:hint="default"/>
      </w:rPr>
    </w:lvl>
    <w:lvl w:ilvl="5" w:tplc="B2BC44D6" w:tentative="1">
      <w:start w:val="1"/>
      <w:numFmt w:val="bullet"/>
      <w:lvlText w:val="-"/>
      <w:lvlJc w:val="left"/>
      <w:pPr>
        <w:tabs>
          <w:tab w:val="num" w:pos="4320"/>
        </w:tabs>
        <w:ind w:left="4320" w:hanging="360"/>
      </w:pPr>
      <w:rPr>
        <w:rFonts w:ascii="Times New Roman" w:hAnsi="Times New Roman" w:hint="default"/>
      </w:rPr>
    </w:lvl>
    <w:lvl w:ilvl="6" w:tplc="3E3835E4" w:tentative="1">
      <w:start w:val="1"/>
      <w:numFmt w:val="bullet"/>
      <w:lvlText w:val="-"/>
      <w:lvlJc w:val="left"/>
      <w:pPr>
        <w:tabs>
          <w:tab w:val="num" w:pos="5040"/>
        </w:tabs>
        <w:ind w:left="5040" w:hanging="360"/>
      </w:pPr>
      <w:rPr>
        <w:rFonts w:ascii="Times New Roman" w:hAnsi="Times New Roman" w:hint="default"/>
      </w:rPr>
    </w:lvl>
    <w:lvl w:ilvl="7" w:tplc="C4628B48" w:tentative="1">
      <w:start w:val="1"/>
      <w:numFmt w:val="bullet"/>
      <w:lvlText w:val="-"/>
      <w:lvlJc w:val="left"/>
      <w:pPr>
        <w:tabs>
          <w:tab w:val="num" w:pos="5760"/>
        </w:tabs>
        <w:ind w:left="5760" w:hanging="360"/>
      </w:pPr>
      <w:rPr>
        <w:rFonts w:ascii="Times New Roman" w:hAnsi="Times New Roman" w:hint="default"/>
      </w:rPr>
    </w:lvl>
    <w:lvl w:ilvl="8" w:tplc="F5A8E4F8"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69FA7901"/>
    <w:multiLevelType w:val="hybridMultilevel"/>
    <w:tmpl w:val="EFE2311A"/>
    <w:lvl w:ilvl="0" w:tplc="FED6F150">
      <w:start w:val="1"/>
      <w:numFmt w:val="upperRoman"/>
      <w:pStyle w:val="Titre2"/>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A131EF9"/>
    <w:multiLevelType w:val="hybridMultilevel"/>
    <w:tmpl w:val="EE908C18"/>
    <w:lvl w:ilvl="0" w:tplc="F0ACB898">
      <w:start w:val="1"/>
      <w:numFmt w:val="bullet"/>
      <w:lvlText w:val="-"/>
      <w:lvlJc w:val="left"/>
      <w:pPr>
        <w:tabs>
          <w:tab w:val="num" w:pos="720"/>
        </w:tabs>
        <w:ind w:left="720" w:hanging="360"/>
      </w:pPr>
      <w:rPr>
        <w:rFonts w:ascii="Times New Roman" w:hAnsi="Times New Roman" w:hint="default"/>
      </w:rPr>
    </w:lvl>
    <w:lvl w:ilvl="1" w:tplc="3C0E3736" w:tentative="1">
      <w:start w:val="1"/>
      <w:numFmt w:val="bullet"/>
      <w:lvlText w:val="-"/>
      <w:lvlJc w:val="left"/>
      <w:pPr>
        <w:tabs>
          <w:tab w:val="num" w:pos="1440"/>
        </w:tabs>
        <w:ind w:left="1440" w:hanging="360"/>
      </w:pPr>
      <w:rPr>
        <w:rFonts w:ascii="Times New Roman" w:hAnsi="Times New Roman" w:hint="default"/>
      </w:rPr>
    </w:lvl>
    <w:lvl w:ilvl="2" w:tplc="7A2078A4" w:tentative="1">
      <w:start w:val="1"/>
      <w:numFmt w:val="bullet"/>
      <w:lvlText w:val="-"/>
      <w:lvlJc w:val="left"/>
      <w:pPr>
        <w:tabs>
          <w:tab w:val="num" w:pos="2160"/>
        </w:tabs>
        <w:ind w:left="2160" w:hanging="360"/>
      </w:pPr>
      <w:rPr>
        <w:rFonts w:ascii="Times New Roman" w:hAnsi="Times New Roman" w:hint="default"/>
      </w:rPr>
    </w:lvl>
    <w:lvl w:ilvl="3" w:tplc="A1F813F4" w:tentative="1">
      <w:start w:val="1"/>
      <w:numFmt w:val="bullet"/>
      <w:lvlText w:val="-"/>
      <w:lvlJc w:val="left"/>
      <w:pPr>
        <w:tabs>
          <w:tab w:val="num" w:pos="2880"/>
        </w:tabs>
        <w:ind w:left="2880" w:hanging="360"/>
      </w:pPr>
      <w:rPr>
        <w:rFonts w:ascii="Times New Roman" w:hAnsi="Times New Roman" w:hint="default"/>
      </w:rPr>
    </w:lvl>
    <w:lvl w:ilvl="4" w:tplc="BA70001C" w:tentative="1">
      <w:start w:val="1"/>
      <w:numFmt w:val="bullet"/>
      <w:lvlText w:val="-"/>
      <w:lvlJc w:val="left"/>
      <w:pPr>
        <w:tabs>
          <w:tab w:val="num" w:pos="3600"/>
        </w:tabs>
        <w:ind w:left="3600" w:hanging="360"/>
      </w:pPr>
      <w:rPr>
        <w:rFonts w:ascii="Times New Roman" w:hAnsi="Times New Roman" w:hint="default"/>
      </w:rPr>
    </w:lvl>
    <w:lvl w:ilvl="5" w:tplc="7130C764" w:tentative="1">
      <w:start w:val="1"/>
      <w:numFmt w:val="bullet"/>
      <w:lvlText w:val="-"/>
      <w:lvlJc w:val="left"/>
      <w:pPr>
        <w:tabs>
          <w:tab w:val="num" w:pos="4320"/>
        </w:tabs>
        <w:ind w:left="4320" w:hanging="360"/>
      </w:pPr>
      <w:rPr>
        <w:rFonts w:ascii="Times New Roman" w:hAnsi="Times New Roman" w:hint="default"/>
      </w:rPr>
    </w:lvl>
    <w:lvl w:ilvl="6" w:tplc="C194D38A" w:tentative="1">
      <w:start w:val="1"/>
      <w:numFmt w:val="bullet"/>
      <w:lvlText w:val="-"/>
      <w:lvlJc w:val="left"/>
      <w:pPr>
        <w:tabs>
          <w:tab w:val="num" w:pos="5040"/>
        </w:tabs>
        <w:ind w:left="5040" w:hanging="360"/>
      </w:pPr>
      <w:rPr>
        <w:rFonts w:ascii="Times New Roman" w:hAnsi="Times New Roman" w:hint="default"/>
      </w:rPr>
    </w:lvl>
    <w:lvl w:ilvl="7" w:tplc="F6501ED4" w:tentative="1">
      <w:start w:val="1"/>
      <w:numFmt w:val="bullet"/>
      <w:lvlText w:val="-"/>
      <w:lvlJc w:val="left"/>
      <w:pPr>
        <w:tabs>
          <w:tab w:val="num" w:pos="5760"/>
        </w:tabs>
        <w:ind w:left="5760" w:hanging="360"/>
      </w:pPr>
      <w:rPr>
        <w:rFonts w:ascii="Times New Roman" w:hAnsi="Times New Roman" w:hint="default"/>
      </w:rPr>
    </w:lvl>
    <w:lvl w:ilvl="8" w:tplc="EF3ED5CE"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7000122A"/>
    <w:multiLevelType w:val="hybridMultilevel"/>
    <w:tmpl w:val="004472CE"/>
    <w:lvl w:ilvl="0" w:tplc="BF0E0BB0">
      <w:start w:val="1"/>
      <w:numFmt w:val="bullet"/>
      <w:lvlText w:val="•"/>
      <w:lvlJc w:val="left"/>
      <w:pPr>
        <w:tabs>
          <w:tab w:val="num" w:pos="720"/>
        </w:tabs>
        <w:ind w:left="720" w:hanging="360"/>
      </w:pPr>
      <w:rPr>
        <w:rFonts w:ascii="Arial" w:hAnsi="Arial" w:hint="default"/>
      </w:rPr>
    </w:lvl>
    <w:lvl w:ilvl="1" w:tplc="C7D4AD22" w:tentative="1">
      <w:start w:val="1"/>
      <w:numFmt w:val="bullet"/>
      <w:lvlText w:val="•"/>
      <w:lvlJc w:val="left"/>
      <w:pPr>
        <w:tabs>
          <w:tab w:val="num" w:pos="1440"/>
        </w:tabs>
        <w:ind w:left="1440" w:hanging="360"/>
      </w:pPr>
      <w:rPr>
        <w:rFonts w:ascii="Arial" w:hAnsi="Arial" w:hint="default"/>
      </w:rPr>
    </w:lvl>
    <w:lvl w:ilvl="2" w:tplc="A22E6818" w:tentative="1">
      <w:start w:val="1"/>
      <w:numFmt w:val="bullet"/>
      <w:lvlText w:val="•"/>
      <w:lvlJc w:val="left"/>
      <w:pPr>
        <w:tabs>
          <w:tab w:val="num" w:pos="2160"/>
        </w:tabs>
        <w:ind w:left="2160" w:hanging="360"/>
      </w:pPr>
      <w:rPr>
        <w:rFonts w:ascii="Arial" w:hAnsi="Arial" w:hint="default"/>
      </w:rPr>
    </w:lvl>
    <w:lvl w:ilvl="3" w:tplc="EBE66F64" w:tentative="1">
      <w:start w:val="1"/>
      <w:numFmt w:val="bullet"/>
      <w:lvlText w:val="•"/>
      <w:lvlJc w:val="left"/>
      <w:pPr>
        <w:tabs>
          <w:tab w:val="num" w:pos="2880"/>
        </w:tabs>
        <w:ind w:left="2880" w:hanging="360"/>
      </w:pPr>
      <w:rPr>
        <w:rFonts w:ascii="Arial" w:hAnsi="Arial" w:hint="default"/>
      </w:rPr>
    </w:lvl>
    <w:lvl w:ilvl="4" w:tplc="C302B7C0" w:tentative="1">
      <w:start w:val="1"/>
      <w:numFmt w:val="bullet"/>
      <w:lvlText w:val="•"/>
      <w:lvlJc w:val="left"/>
      <w:pPr>
        <w:tabs>
          <w:tab w:val="num" w:pos="3600"/>
        </w:tabs>
        <w:ind w:left="3600" w:hanging="360"/>
      </w:pPr>
      <w:rPr>
        <w:rFonts w:ascii="Arial" w:hAnsi="Arial" w:hint="default"/>
      </w:rPr>
    </w:lvl>
    <w:lvl w:ilvl="5" w:tplc="D348069A" w:tentative="1">
      <w:start w:val="1"/>
      <w:numFmt w:val="bullet"/>
      <w:lvlText w:val="•"/>
      <w:lvlJc w:val="left"/>
      <w:pPr>
        <w:tabs>
          <w:tab w:val="num" w:pos="4320"/>
        </w:tabs>
        <w:ind w:left="4320" w:hanging="360"/>
      </w:pPr>
      <w:rPr>
        <w:rFonts w:ascii="Arial" w:hAnsi="Arial" w:hint="default"/>
      </w:rPr>
    </w:lvl>
    <w:lvl w:ilvl="6" w:tplc="C242F59E" w:tentative="1">
      <w:start w:val="1"/>
      <w:numFmt w:val="bullet"/>
      <w:lvlText w:val="•"/>
      <w:lvlJc w:val="left"/>
      <w:pPr>
        <w:tabs>
          <w:tab w:val="num" w:pos="5040"/>
        </w:tabs>
        <w:ind w:left="5040" w:hanging="360"/>
      </w:pPr>
      <w:rPr>
        <w:rFonts w:ascii="Arial" w:hAnsi="Arial" w:hint="default"/>
      </w:rPr>
    </w:lvl>
    <w:lvl w:ilvl="7" w:tplc="66148570" w:tentative="1">
      <w:start w:val="1"/>
      <w:numFmt w:val="bullet"/>
      <w:lvlText w:val="•"/>
      <w:lvlJc w:val="left"/>
      <w:pPr>
        <w:tabs>
          <w:tab w:val="num" w:pos="5760"/>
        </w:tabs>
        <w:ind w:left="5760" w:hanging="360"/>
      </w:pPr>
      <w:rPr>
        <w:rFonts w:ascii="Arial" w:hAnsi="Arial" w:hint="default"/>
      </w:rPr>
    </w:lvl>
    <w:lvl w:ilvl="8" w:tplc="812265C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560383D"/>
    <w:multiLevelType w:val="hybridMultilevel"/>
    <w:tmpl w:val="8CA66222"/>
    <w:lvl w:ilvl="0" w:tplc="86BA12A4">
      <w:start w:val="4"/>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86BA12A4">
      <w:start w:val="4"/>
      <w:numFmt w:val="bullet"/>
      <w:lvlText w:val="-"/>
      <w:lvlJc w:val="left"/>
      <w:pPr>
        <w:ind w:left="2160" w:hanging="360"/>
      </w:pPr>
      <w:rPr>
        <w:rFonts w:ascii="Calibri" w:eastAsiaTheme="minorHAnsi" w:hAnsi="Calibri" w:cstheme="minorBidi"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17"/>
  </w:num>
  <w:num w:numId="4">
    <w:abstractNumId w:val="13"/>
  </w:num>
  <w:num w:numId="5">
    <w:abstractNumId w:val="3"/>
  </w:num>
  <w:num w:numId="6">
    <w:abstractNumId w:val="4"/>
  </w:num>
  <w:num w:numId="7">
    <w:abstractNumId w:val="2"/>
  </w:num>
  <w:num w:numId="8">
    <w:abstractNumId w:val="1"/>
  </w:num>
  <w:num w:numId="9">
    <w:abstractNumId w:val="6"/>
  </w:num>
  <w:num w:numId="10">
    <w:abstractNumId w:val="16"/>
  </w:num>
  <w:num w:numId="11">
    <w:abstractNumId w:val="0"/>
  </w:num>
  <w:num w:numId="12">
    <w:abstractNumId w:val="15"/>
  </w:num>
  <w:num w:numId="13">
    <w:abstractNumId w:val="5"/>
  </w:num>
  <w:num w:numId="14">
    <w:abstractNumId w:val="7"/>
  </w:num>
  <w:num w:numId="15">
    <w:abstractNumId w:val="12"/>
    <w:lvlOverride w:ilvl="0">
      <w:startOverride w:val="1"/>
    </w:lvlOverride>
  </w:num>
  <w:num w:numId="16">
    <w:abstractNumId w:val="12"/>
    <w:lvlOverride w:ilvl="0">
      <w:startOverride w:val="1"/>
    </w:lvlOverride>
  </w:num>
  <w:num w:numId="17">
    <w:abstractNumId w:val="12"/>
    <w:lvlOverride w:ilvl="0">
      <w:startOverride w:val="1"/>
    </w:lvlOverride>
  </w:num>
  <w:num w:numId="18">
    <w:abstractNumId w:val="9"/>
  </w:num>
  <w:num w:numId="19">
    <w:abstractNumId w:val="12"/>
    <w:lvlOverride w:ilvl="0">
      <w:startOverride w:val="1"/>
    </w:lvlOverride>
  </w:num>
  <w:num w:numId="20">
    <w:abstractNumId w:val="10"/>
  </w:num>
  <w:num w:numId="21">
    <w:abstractNumId w:val="8"/>
  </w:num>
  <w:num w:numId="22">
    <w:abstractNumId w:val="12"/>
    <w:lvlOverride w:ilvl="0">
      <w:startOverride w:val="1"/>
    </w:lvlOverride>
  </w:num>
  <w:num w:numId="2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tthieu DUBOIS">
    <w15:presenceInfo w15:providerId="AD" w15:userId="S-1-5-21-2415763082-2791456060-3986687755-1246"/>
  </w15:person>
  <w15:person w15:author="Joaquim Estopinan">
    <w15:presenceInfo w15:providerId="Windows Live" w15:userId="7c57d636615add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1D2"/>
    <w:rsid w:val="000146C1"/>
    <w:rsid w:val="0001781A"/>
    <w:rsid w:val="000267F4"/>
    <w:rsid w:val="0003016D"/>
    <w:rsid w:val="00031994"/>
    <w:rsid w:val="00037630"/>
    <w:rsid w:val="00080EB6"/>
    <w:rsid w:val="00081A8D"/>
    <w:rsid w:val="00087595"/>
    <w:rsid w:val="000A30EA"/>
    <w:rsid w:val="000A763C"/>
    <w:rsid w:val="000B738A"/>
    <w:rsid w:val="000B7583"/>
    <w:rsid w:val="000D1517"/>
    <w:rsid w:val="000D3A5C"/>
    <w:rsid w:val="000D60CE"/>
    <w:rsid w:val="00104FF8"/>
    <w:rsid w:val="00111580"/>
    <w:rsid w:val="0011235F"/>
    <w:rsid w:val="0012632D"/>
    <w:rsid w:val="001272CB"/>
    <w:rsid w:val="001319B0"/>
    <w:rsid w:val="00143F37"/>
    <w:rsid w:val="0015085A"/>
    <w:rsid w:val="00151A83"/>
    <w:rsid w:val="0016549E"/>
    <w:rsid w:val="0018221D"/>
    <w:rsid w:val="001B32DA"/>
    <w:rsid w:val="001C5A60"/>
    <w:rsid w:val="001C7F6B"/>
    <w:rsid w:val="001E1FE8"/>
    <w:rsid w:val="001F3E59"/>
    <w:rsid w:val="00202019"/>
    <w:rsid w:val="002076AD"/>
    <w:rsid w:val="00214D19"/>
    <w:rsid w:val="0023361B"/>
    <w:rsid w:val="0024418C"/>
    <w:rsid w:val="002453F5"/>
    <w:rsid w:val="00260C4E"/>
    <w:rsid w:val="00262455"/>
    <w:rsid w:val="00263D00"/>
    <w:rsid w:val="00267DEB"/>
    <w:rsid w:val="002731FB"/>
    <w:rsid w:val="00273EA9"/>
    <w:rsid w:val="00274000"/>
    <w:rsid w:val="00276B08"/>
    <w:rsid w:val="00286B9C"/>
    <w:rsid w:val="002A65CF"/>
    <w:rsid w:val="002B3089"/>
    <w:rsid w:val="002C206B"/>
    <w:rsid w:val="002C410B"/>
    <w:rsid w:val="002C659B"/>
    <w:rsid w:val="002C78CC"/>
    <w:rsid w:val="002F15BE"/>
    <w:rsid w:val="002F5011"/>
    <w:rsid w:val="002F67E4"/>
    <w:rsid w:val="002F72BA"/>
    <w:rsid w:val="003035CA"/>
    <w:rsid w:val="00303D3E"/>
    <w:rsid w:val="0032454E"/>
    <w:rsid w:val="00332F56"/>
    <w:rsid w:val="00337763"/>
    <w:rsid w:val="00342B02"/>
    <w:rsid w:val="00351070"/>
    <w:rsid w:val="00356068"/>
    <w:rsid w:val="00381A0D"/>
    <w:rsid w:val="00396F94"/>
    <w:rsid w:val="003A46B8"/>
    <w:rsid w:val="003C392A"/>
    <w:rsid w:val="003D607D"/>
    <w:rsid w:val="003E3392"/>
    <w:rsid w:val="003E3D4C"/>
    <w:rsid w:val="003E6564"/>
    <w:rsid w:val="003F1EE0"/>
    <w:rsid w:val="003F37B0"/>
    <w:rsid w:val="00404559"/>
    <w:rsid w:val="00414B90"/>
    <w:rsid w:val="004557B3"/>
    <w:rsid w:val="00457A97"/>
    <w:rsid w:val="00457E7D"/>
    <w:rsid w:val="00471F88"/>
    <w:rsid w:val="0047267B"/>
    <w:rsid w:val="0047597F"/>
    <w:rsid w:val="004A0286"/>
    <w:rsid w:val="004A197D"/>
    <w:rsid w:val="004A4AD5"/>
    <w:rsid w:val="004A6AC7"/>
    <w:rsid w:val="004B02BC"/>
    <w:rsid w:val="004B3562"/>
    <w:rsid w:val="004B6DB8"/>
    <w:rsid w:val="004C535E"/>
    <w:rsid w:val="004D15F6"/>
    <w:rsid w:val="004E07AA"/>
    <w:rsid w:val="004E2CB4"/>
    <w:rsid w:val="004F1EE3"/>
    <w:rsid w:val="004F56A9"/>
    <w:rsid w:val="00500EFA"/>
    <w:rsid w:val="0050603B"/>
    <w:rsid w:val="00540D00"/>
    <w:rsid w:val="00541DE9"/>
    <w:rsid w:val="00541FE3"/>
    <w:rsid w:val="00555F8C"/>
    <w:rsid w:val="005560EA"/>
    <w:rsid w:val="00560F2C"/>
    <w:rsid w:val="0058045D"/>
    <w:rsid w:val="00582A86"/>
    <w:rsid w:val="00587175"/>
    <w:rsid w:val="00594CA6"/>
    <w:rsid w:val="005A1444"/>
    <w:rsid w:val="005A19F7"/>
    <w:rsid w:val="005A3207"/>
    <w:rsid w:val="005C5591"/>
    <w:rsid w:val="005D58B7"/>
    <w:rsid w:val="005D69EB"/>
    <w:rsid w:val="005E4C6F"/>
    <w:rsid w:val="005F4555"/>
    <w:rsid w:val="00623C2C"/>
    <w:rsid w:val="006276E4"/>
    <w:rsid w:val="00627FF2"/>
    <w:rsid w:val="00630363"/>
    <w:rsid w:val="006305E5"/>
    <w:rsid w:val="006319A4"/>
    <w:rsid w:val="006352DC"/>
    <w:rsid w:val="006576D1"/>
    <w:rsid w:val="00673CFC"/>
    <w:rsid w:val="00674947"/>
    <w:rsid w:val="00680598"/>
    <w:rsid w:val="00696CA4"/>
    <w:rsid w:val="006C2B02"/>
    <w:rsid w:val="006D2BBF"/>
    <w:rsid w:val="006D42EB"/>
    <w:rsid w:val="006F1EB7"/>
    <w:rsid w:val="0073546B"/>
    <w:rsid w:val="00753F8C"/>
    <w:rsid w:val="0075450E"/>
    <w:rsid w:val="00764217"/>
    <w:rsid w:val="00780F1C"/>
    <w:rsid w:val="007924E8"/>
    <w:rsid w:val="007938B8"/>
    <w:rsid w:val="007A025A"/>
    <w:rsid w:val="007B740F"/>
    <w:rsid w:val="007C570F"/>
    <w:rsid w:val="007C7001"/>
    <w:rsid w:val="007D0FF6"/>
    <w:rsid w:val="007D4D34"/>
    <w:rsid w:val="007D7AF9"/>
    <w:rsid w:val="00822124"/>
    <w:rsid w:val="00825B0A"/>
    <w:rsid w:val="008362E5"/>
    <w:rsid w:val="00846720"/>
    <w:rsid w:val="008545EF"/>
    <w:rsid w:val="00864804"/>
    <w:rsid w:val="00866EE6"/>
    <w:rsid w:val="008728FB"/>
    <w:rsid w:val="00873411"/>
    <w:rsid w:val="0088265E"/>
    <w:rsid w:val="008A0945"/>
    <w:rsid w:val="008A5AC1"/>
    <w:rsid w:val="008B78EB"/>
    <w:rsid w:val="008B79A2"/>
    <w:rsid w:val="008B7CAF"/>
    <w:rsid w:val="008C4E40"/>
    <w:rsid w:val="008D186D"/>
    <w:rsid w:val="00902397"/>
    <w:rsid w:val="00907B6C"/>
    <w:rsid w:val="00924F50"/>
    <w:rsid w:val="00954EE0"/>
    <w:rsid w:val="00955684"/>
    <w:rsid w:val="00960CFA"/>
    <w:rsid w:val="009634B6"/>
    <w:rsid w:val="009B5494"/>
    <w:rsid w:val="009D0564"/>
    <w:rsid w:val="009E0221"/>
    <w:rsid w:val="00A0656F"/>
    <w:rsid w:val="00A1426F"/>
    <w:rsid w:val="00A24089"/>
    <w:rsid w:val="00A314AD"/>
    <w:rsid w:val="00A34ADB"/>
    <w:rsid w:val="00A357AD"/>
    <w:rsid w:val="00A45C54"/>
    <w:rsid w:val="00A50023"/>
    <w:rsid w:val="00A56846"/>
    <w:rsid w:val="00A771F1"/>
    <w:rsid w:val="00A80395"/>
    <w:rsid w:val="00A9269B"/>
    <w:rsid w:val="00AA7853"/>
    <w:rsid w:val="00AB7896"/>
    <w:rsid w:val="00AD2C58"/>
    <w:rsid w:val="00AD606B"/>
    <w:rsid w:val="00B0259E"/>
    <w:rsid w:val="00B02FF3"/>
    <w:rsid w:val="00B3603A"/>
    <w:rsid w:val="00B411AE"/>
    <w:rsid w:val="00B421BA"/>
    <w:rsid w:val="00B543C3"/>
    <w:rsid w:val="00B54507"/>
    <w:rsid w:val="00B6427E"/>
    <w:rsid w:val="00B87E57"/>
    <w:rsid w:val="00B923DF"/>
    <w:rsid w:val="00BB13EF"/>
    <w:rsid w:val="00BE2CF4"/>
    <w:rsid w:val="00BF6D05"/>
    <w:rsid w:val="00BF6FFD"/>
    <w:rsid w:val="00C13F2C"/>
    <w:rsid w:val="00C213F3"/>
    <w:rsid w:val="00C24E97"/>
    <w:rsid w:val="00C31FBD"/>
    <w:rsid w:val="00C3395D"/>
    <w:rsid w:val="00C409FC"/>
    <w:rsid w:val="00C42680"/>
    <w:rsid w:val="00C44649"/>
    <w:rsid w:val="00C44BEA"/>
    <w:rsid w:val="00C47640"/>
    <w:rsid w:val="00C87637"/>
    <w:rsid w:val="00C95294"/>
    <w:rsid w:val="00C977EB"/>
    <w:rsid w:val="00CA1499"/>
    <w:rsid w:val="00CA1B18"/>
    <w:rsid w:val="00CA2D11"/>
    <w:rsid w:val="00CA557F"/>
    <w:rsid w:val="00CB730A"/>
    <w:rsid w:val="00CB7647"/>
    <w:rsid w:val="00CC16F7"/>
    <w:rsid w:val="00CC680E"/>
    <w:rsid w:val="00CE17FE"/>
    <w:rsid w:val="00CE1967"/>
    <w:rsid w:val="00CF01A7"/>
    <w:rsid w:val="00CF2A98"/>
    <w:rsid w:val="00CF35DD"/>
    <w:rsid w:val="00CF71D2"/>
    <w:rsid w:val="00D022B4"/>
    <w:rsid w:val="00D216C2"/>
    <w:rsid w:val="00D3477B"/>
    <w:rsid w:val="00D4410F"/>
    <w:rsid w:val="00D44BFE"/>
    <w:rsid w:val="00D51EB9"/>
    <w:rsid w:val="00D53938"/>
    <w:rsid w:val="00D71567"/>
    <w:rsid w:val="00D76A1F"/>
    <w:rsid w:val="00D8199A"/>
    <w:rsid w:val="00D862D6"/>
    <w:rsid w:val="00DB3625"/>
    <w:rsid w:val="00DB4181"/>
    <w:rsid w:val="00DC233B"/>
    <w:rsid w:val="00DC3A27"/>
    <w:rsid w:val="00DC4663"/>
    <w:rsid w:val="00DE7C7B"/>
    <w:rsid w:val="00DF59CB"/>
    <w:rsid w:val="00E14419"/>
    <w:rsid w:val="00E16DA1"/>
    <w:rsid w:val="00E31A9B"/>
    <w:rsid w:val="00E36A65"/>
    <w:rsid w:val="00E40B69"/>
    <w:rsid w:val="00E535A5"/>
    <w:rsid w:val="00E6052D"/>
    <w:rsid w:val="00E66C3F"/>
    <w:rsid w:val="00E7554D"/>
    <w:rsid w:val="00E86D8D"/>
    <w:rsid w:val="00EA133B"/>
    <w:rsid w:val="00EA18D4"/>
    <w:rsid w:val="00EA50B5"/>
    <w:rsid w:val="00EA56DD"/>
    <w:rsid w:val="00EB5361"/>
    <w:rsid w:val="00EE306B"/>
    <w:rsid w:val="00EF034A"/>
    <w:rsid w:val="00EF4C55"/>
    <w:rsid w:val="00F02066"/>
    <w:rsid w:val="00F06671"/>
    <w:rsid w:val="00F12BDD"/>
    <w:rsid w:val="00F14BD7"/>
    <w:rsid w:val="00F20F66"/>
    <w:rsid w:val="00F22A6D"/>
    <w:rsid w:val="00F27062"/>
    <w:rsid w:val="00F550E7"/>
    <w:rsid w:val="00F56AB2"/>
    <w:rsid w:val="00F708B9"/>
    <w:rsid w:val="00F74AFE"/>
    <w:rsid w:val="00F75E7B"/>
    <w:rsid w:val="00F81FF5"/>
    <w:rsid w:val="00F9761B"/>
    <w:rsid w:val="00FA52A7"/>
    <w:rsid w:val="00FA764C"/>
    <w:rsid w:val="00FA7B34"/>
    <w:rsid w:val="00FB2B40"/>
    <w:rsid w:val="00FD0756"/>
    <w:rsid w:val="00FD5C4B"/>
    <w:rsid w:val="00FE18A6"/>
    <w:rsid w:val="00FF007F"/>
    <w:rsid w:val="00FF10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C1E6BB"/>
  <w15:chartTrackingRefBased/>
  <w15:docId w15:val="{50E98C68-F476-4C02-9F98-C8FD3127B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CF71D2"/>
    <w:pPr>
      <w:keepNext/>
      <w:keepLines/>
      <w:spacing w:before="240" w:after="0"/>
      <w:jc w:val="center"/>
      <w:outlineLvl w:val="0"/>
    </w:pPr>
    <w:rPr>
      <w:rFonts w:asciiTheme="majorHAnsi" w:eastAsiaTheme="majorEastAsia" w:hAnsiTheme="majorHAnsi" w:cstheme="majorBidi"/>
      <w:color w:val="2E74B5" w:themeColor="accent1" w:themeShade="BF"/>
      <w:sz w:val="48"/>
      <w:szCs w:val="32"/>
      <w:lang w:val="en-US"/>
    </w:rPr>
  </w:style>
  <w:style w:type="paragraph" w:styleId="Titre2">
    <w:name w:val="heading 2"/>
    <w:basedOn w:val="Normal"/>
    <w:next w:val="Normal"/>
    <w:link w:val="Titre2Car"/>
    <w:uiPriority w:val="9"/>
    <w:unhideWhenUsed/>
    <w:qFormat/>
    <w:rsid w:val="003F1EE0"/>
    <w:pPr>
      <w:keepNext/>
      <w:keepLines/>
      <w:numPr>
        <w:numId w:val="1"/>
      </w:numPr>
      <w:spacing w:before="40" w:after="0"/>
      <w:outlineLvl w:val="1"/>
    </w:pPr>
    <w:rPr>
      <w:rFonts w:asciiTheme="majorHAnsi" w:eastAsiaTheme="majorEastAsia" w:hAnsiTheme="majorHAnsi" w:cstheme="majorBidi"/>
      <w:color w:val="2E74B5" w:themeColor="accent1" w:themeShade="BF"/>
      <w:sz w:val="44"/>
      <w:szCs w:val="26"/>
      <w:lang w:val="en-US"/>
    </w:rPr>
  </w:style>
  <w:style w:type="paragraph" w:styleId="Titre3">
    <w:name w:val="heading 3"/>
    <w:basedOn w:val="Normal"/>
    <w:next w:val="Normal"/>
    <w:link w:val="Titre3Car"/>
    <w:uiPriority w:val="9"/>
    <w:unhideWhenUsed/>
    <w:qFormat/>
    <w:rsid w:val="00627FF2"/>
    <w:pPr>
      <w:keepNext/>
      <w:keepLines/>
      <w:numPr>
        <w:numId w:val="2"/>
      </w:numPr>
      <w:spacing w:before="40" w:after="0"/>
      <w:outlineLvl w:val="2"/>
    </w:pPr>
    <w:rPr>
      <w:rFonts w:asciiTheme="majorHAnsi" w:eastAsiaTheme="majorEastAsia" w:hAnsiTheme="majorHAnsi" w:cstheme="majorBidi"/>
      <w:color w:val="1F4D78" w:themeColor="accent1" w:themeShade="7F"/>
      <w:sz w:val="24"/>
      <w:szCs w:val="24"/>
      <w:lang w:val="en-US"/>
    </w:rPr>
  </w:style>
  <w:style w:type="paragraph" w:styleId="Titre4">
    <w:name w:val="heading 4"/>
    <w:basedOn w:val="Normal"/>
    <w:next w:val="Normal"/>
    <w:link w:val="Titre4Car"/>
    <w:uiPriority w:val="9"/>
    <w:unhideWhenUsed/>
    <w:qFormat/>
    <w:rsid w:val="00260C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F71D2"/>
    <w:rPr>
      <w:rFonts w:asciiTheme="majorHAnsi" w:eastAsiaTheme="majorEastAsia" w:hAnsiTheme="majorHAnsi" w:cstheme="majorBidi"/>
      <w:color w:val="2E74B5" w:themeColor="accent1" w:themeShade="BF"/>
      <w:sz w:val="48"/>
      <w:szCs w:val="32"/>
      <w:lang w:val="en-US"/>
    </w:rPr>
  </w:style>
  <w:style w:type="paragraph" w:styleId="Sansinterligne">
    <w:name w:val="No Spacing"/>
    <w:uiPriority w:val="1"/>
    <w:qFormat/>
    <w:rsid w:val="00CF71D2"/>
    <w:pPr>
      <w:spacing w:after="0" w:line="240" w:lineRule="auto"/>
    </w:pPr>
  </w:style>
  <w:style w:type="paragraph" w:styleId="En-tte">
    <w:name w:val="header"/>
    <w:basedOn w:val="Normal"/>
    <w:link w:val="En-tteCar"/>
    <w:uiPriority w:val="99"/>
    <w:unhideWhenUsed/>
    <w:rsid w:val="0011235F"/>
    <w:pPr>
      <w:tabs>
        <w:tab w:val="center" w:pos="4536"/>
        <w:tab w:val="right" w:pos="9072"/>
      </w:tabs>
      <w:spacing w:after="0" w:line="240" w:lineRule="auto"/>
    </w:pPr>
  </w:style>
  <w:style w:type="character" w:customStyle="1" w:styleId="En-tteCar">
    <w:name w:val="En-tête Car"/>
    <w:basedOn w:val="Policepardfaut"/>
    <w:link w:val="En-tte"/>
    <w:uiPriority w:val="99"/>
    <w:rsid w:val="0011235F"/>
  </w:style>
  <w:style w:type="paragraph" w:styleId="Pieddepage">
    <w:name w:val="footer"/>
    <w:basedOn w:val="Normal"/>
    <w:link w:val="PieddepageCar"/>
    <w:uiPriority w:val="99"/>
    <w:unhideWhenUsed/>
    <w:rsid w:val="0011235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1235F"/>
  </w:style>
  <w:style w:type="character" w:customStyle="1" w:styleId="Titre2Car">
    <w:name w:val="Titre 2 Car"/>
    <w:basedOn w:val="Policepardfaut"/>
    <w:link w:val="Titre2"/>
    <w:uiPriority w:val="9"/>
    <w:rsid w:val="003F1EE0"/>
    <w:rPr>
      <w:rFonts w:asciiTheme="majorHAnsi" w:eastAsiaTheme="majorEastAsia" w:hAnsiTheme="majorHAnsi" w:cstheme="majorBidi"/>
      <w:color w:val="2E74B5" w:themeColor="accent1" w:themeShade="BF"/>
      <w:sz w:val="44"/>
      <w:szCs w:val="26"/>
      <w:lang w:val="en-US"/>
    </w:rPr>
  </w:style>
  <w:style w:type="paragraph" w:styleId="En-ttedetabledesmatires">
    <w:name w:val="TOC Heading"/>
    <w:basedOn w:val="Titre1"/>
    <w:next w:val="Normal"/>
    <w:uiPriority w:val="39"/>
    <w:unhideWhenUsed/>
    <w:qFormat/>
    <w:rsid w:val="0047267B"/>
    <w:pPr>
      <w:jc w:val="left"/>
      <w:outlineLvl w:val="9"/>
    </w:pPr>
    <w:rPr>
      <w:sz w:val="32"/>
      <w:lang w:val="fr-FR" w:eastAsia="fr-FR"/>
    </w:rPr>
  </w:style>
  <w:style w:type="paragraph" w:styleId="TM1">
    <w:name w:val="toc 1"/>
    <w:basedOn w:val="Normal"/>
    <w:next w:val="Normal"/>
    <w:autoRedefine/>
    <w:uiPriority w:val="39"/>
    <w:unhideWhenUsed/>
    <w:rsid w:val="0047267B"/>
    <w:pPr>
      <w:spacing w:after="100"/>
    </w:pPr>
  </w:style>
  <w:style w:type="paragraph" w:styleId="TM2">
    <w:name w:val="toc 2"/>
    <w:basedOn w:val="Normal"/>
    <w:next w:val="Normal"/>
    <w:autoRedefine/>
    <w:uiPriority w:val="39"/>
    <w:unhideWhenUsed/>
    <w:rsid w:val="001319B0"/>
    <w:pPr>
      <w:tabs>
        <w:tab w:val="left" w:pos="660"/>
        <w:tab w:val="right" w:leader="dot" w:pos="9062"/>
      </w:tabs>
      <w:spacing w:after="100"/>
      <w:ind w:left="220"/>
    </w:pPr>
    <w:rPr>
      <w:b/>
      <w:noProof/>
    </w:rPr>
  </w:style>
  <w:style w:type="character" w:styleId="Lienhypertexte">
    <w:name w:val="Hyperlink"/>
    <w:basedOn w:val="Policepardfaut"/>
    <w:uiPriority w:val="99"/>
    <w:unhideWhenUsed/>
    <w:rsid w:val="0047267B"/>
    <w:rPr>
      <w:color w:val="0563C1" w:themeColor="hyperlink"/>
      <w:u w:val="single"/>
    </w:rPr>
  </w:style>
  <w:style w:type="character" w:customStyle="1" w:styleId="Titre3Car">
    <w:name w:val="Titre 3 Car"/>
    <w:basedOn w:val="Policepardfaut"/>
    <w:link w:val="Titre3"/>
    <w:uiPriority w:val="9"/>
    <w:rsid w:val="00627FF2"/>
    <w:rPr>
      <w:rFonts w:asciiTheme="majorHAnsi" w:eastAsiaTheme="majorEastAsia" w:hAnsiTheme="majorHAnsi" w:cstheme="majorBidi"/>
      <w:color w:val="1F4D78" w:themeColor="accent1" w:themeShade="7F"/>
      <w:sz w:val="24"/>
      <w:szCs w:val="24"/>
      <w:lang w:val="en-US"/>
    </w:rPr>
  </w:style>
  <w:style w:type="paragraph" w:styleId="Lgende">
    <w:name w:val="caption"/>
    <w:basedOn w:val="Normal"/>
    <w:next w:val="Normal"/>
    <w:uiPriority w:val="35"/>
    <w:unhideWhenUsed/>
    <w:qFormat/>
    <w:rsid w:val="00202019"/>
    <w:pPr>
      <w:spacing w:after="200" w:line="240" w:lineRule="auto"/>
      <w:jc w:val="center"/>
    </w:pPr>
    <w:rPr>
      <w:i/>
      <w:iCs/>
      <w:color w:val="44546A" w:themeColor="text2"/>
      <w:sz w:val="18"/>
      <w:szCs w:val="18"/>
    </w:rPr>
  </w:style>
  <w:style w:type="paragraph" w:styleId="Paragraphedeliste">
    <w:name w:val="List Paragraph"/>
    <w:basedOn w:val="Normal"/>
    <w:uiPriority w:val="34"/>
    <w:qFormat/>
    <w:rsid w:val="00274000"/>
    <w:pPr>
      <w:ind w:left="720"/>
      <w:contextualSpacing/>
    </w:pPr>
  </w:style>
  <w:style w:type="paragraph" w:styleId="NormalWeb">
    <w:name w:val="Normal (Web)"/>
    <w:basedOn w:val="Normal"/>
    <w:uiPriority w:val="99"/>
    <w:semiHidden/>
    <w:unhideWhenUsed/>
    <w:rsid w:val="00E16DA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rsid w:val="00260C4E"/>
    <w:rPr>
      <w:rFonts w:asciiTheme="majorHAnsi" w:eastAsiaTheme="majorEastAsia" w:hAnsiTheme="majorHAnsi" w:cstheme="majorBidi"/>
      <w:i/>
      <w:iCs/>
      <w:color w:val="2E74B5" w:themeColor="accent1" w:themeShade="BF"/>
    </w:rPr>
  </w:style>
  <w:style w:type="paragraph" w:styleId="TM3">
    <w:name w:val="toc 3"/>
    <w:basedOn w:val="Normal"/>
    <w:next w:val="Normal"/>
    <w:autoRedefine/>
    <w:uiPriority w:val="39"/>
    <w:unhideWhenUsed/>
    <w:rsid w:val="001319B0"/>
    <w:pPr>
      <w:spacing w:after="100"/>
      <w:ind w:left="440"/>
    </w:pPr>
  </w:style>
  <w:style w:type="character" w:customStyle="1" w:styleId="Mentionnonrsolue1">
    <w:name w:val="Mention non résolue1"/>
    <w:basedOn w:val="Policepardfaut"/>
    <w:uiPriority w:val="99"/>
    <w:semiHidden/>
    <w:unhideWhenUsed/>
    <w:rsid w:val="00A9269B"/>
    <w:rPr>
      <w:color w:val="605E5C"/>
      <w:shd w:val="clear" w:color="auto" w:fill="E1DFDD"/>
    </w:rPr>
  </w:style>
  <w:style w:type="paragraph" w:styleId="Textedebulles">
    <w:name w:val="Balloon Text"/>
    <w:basedOn w:val="Normal"/>
    <w:link w:val="TextedebullesCar"/>
    <w:uiPriority w:val="99"/>
    <w:semiHidden/>
    <w:unhideWhenUsed/>
    <w:rsid w:val="0058045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8045D"/>
    <w:rPr>
      <w:rFonts w:ascii="Segoe UI" w:hAnsi="Segoe UI" w:cs="Segoe UI"/>
      <w:sz w:val="18"/>
      <w:szCs w:val="18"/>
    </w:rPr>
  </w:style>
  <w:style w:type="character" w:styleId="Marquedecommentaire">
    <w:name w:val="annotation reference"/>
    <w:basedOn w:val="Policepardfaut"/>
    <w:uiPriority w:val="99"/>
    <w:semiHidden/>
    <w:unhideWhenUsed/>
    <w:rsid w:val="00D862D6"/>
    <w:rPr>
      <w:sz w:val="16"/>
      <w:szCs w:val="16"/>
    </w:rPr>
  </w:style>
  <w:style w:type="paragraph" w:styleId="Commentaire">
    <w:name w:val="annotation text"/>
    <w:basedOn w:val="Normal"/>
    <w:link w:val="CommentaireCar"/>
    <w:uiPriority w:val="99"/>
    <w:semiHidden/>
    <w:unhideWhenUsed/>
    <w:rsid w:val="00D862D6"/>
    <w:pPr>
      <w:spacing w:line="240" w:lineRule="auto"/>
    </w:pPr>
    <w:rPr>
      <w:sz w:val="20"/>
      <w:szCs w:val="20"/>
    </w:rPr>
  </w:style>
  <w:style w:type="character" w:customStyle="1" w:styleId="CommentaireCar">
    <w:name w:val="Commentaire Car"/>
    <w:basedOn w:val="Policepardfaut"/>
    <w:link w:val="Commentaire"/>
    <w:uiPriority w:val="99"/>
    <w:semiHidden/>
    <w:rsid w:val="00D862D6"/>
    <w:rPr>
      <w:sz w:val="20"/>
      <w:szCs w:val="20"/>
    </w:rPr>
  </w:style>
  <w:style w:type="paragraph" w:styleId="Objetducommentaire">
    <w:name w:val="annotation subject"/>
    <w:basedOn w:val="Commentaire"/>
    <w:next w:val="Commentaire"/>
    <w:link w:val="ObjetducommentaireCar"/>
    <w:uiPriority w:val="99"/>
    <w:semiHidden/>
    <w:unhideWhenUsed/>
    <w:rsid w:val="00D862D6"/>
    <w:rPr>
      <w:b/>
      <w:bCs/>
    </w:rPr>
  </w:style>
  <w:style w:type="character" w:customStyle="1" w:styleId="ObjetducommentaireCar">
    <w:name w:val="Objet du commentaire Car"/>
    <w:basedOn w:val="CommentaireCar"/>
    <w:link w:val="Objetducommentaire"/>
    <w:uiPriority w:val="99"/>
    <w:semiHidden/>
    <w:rsid w:val="00D862D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3730393">
      <w:bodyDiv w:val="1"/>
      <w:marLeft w:val="0"/>
      <w:marRight w:val="0"/>
      <w:marTop w:val="0"/>
      <w:marBottom w:val="0"/>
      <w:divBdr>
        <w:top w:val="none" w:sz="0" w:space="0" w:color="auto"/>
        <w:left w:val="none" w:sz="0" w:space="0" w:color="auto"/>
        <w:bottom w:val="none" w:sz="0" w:space="0" w:color="auto"/>
        <w:right w:val="none" w:sz="0" w:space="0" w:color="auto"/>
      </w:divBdr>
    </w:div>
    <w:div w:id="1150514114">
      <w:bodyDiv w:val="1"/>
      <w:marLeft w:val="0"/>
      <w:marRight w:val="0"/>
      <w:marTop w:val="0"/>
      <w:marBottom w:val="0"/>
      <w:divBdr>
        <w:top w:val="none" w:sz="0" w:space="0" w:color="auto"/>
        <w:left w:val="none" w:sz="0" w:space="0" w:color="auto"/>
        <w:bottom w:val="none" w:sz="0" w:space="0" w:color="auto"/>
        <w:right w:val="none" w:sz="0" w:space="0" w:color="auto"/>
      </w:divBdr>
      <w:divsChild>
        <w:div w:id="443689653">
          <w:marLeft w:val="274"/>
          <w:marRight w:val="0"/>
          <w:marTop w:val="0"/>
          <w:marBottom w:val="0"/>
          <w:divBdr>
            <w:top w:val="none" w:sz="0" w:space="0" w:color="auto"/>
            <w:left w:val="none" w:sz="0" w:space="0" w:color="auto"/>
            <w:bottom w:val="none" w:sz="0" w:space="0" w:color="auto"/>
            <w:right w:val="none" w:sz="0" w:space="0" w:color="auto"/>
          </w:divBdr>
        </w:div>
        <w:div w:id="577710508">
          <w:marLeft w:val="274"/>
          <w:marRight w:val="0"/>
          <w:marTop w:val="0"/>
          <w:marBottom w:val="0"/>
          <w:divBdr>
            <w:top w:val="none" w:sz="0" w:space="0" w:color="auto"/>
            <w:left w:val="none" w:sz="0" w:space="0" w:color="auto"/>
            <w:bottom w:val="none" w:sz="0" w:space="0" w:color="auto"/>
            <w:right w:val="none" w:sz="0" w:space="0" w:color="auto"/>
          </w:divBdr>
        </w:div>
      </w:divsChild>
    </w:div>
    <w:div w:id="1395081479">
      <w:bodyDiv w:val="1"/>
      <w:marLeft w:val="0"/>
      <w:marRight w:val="0"/>
      <w:marTop w:val="0"/>
      <w:marBottom w:val="0"/>
      <w:divBdr>
        <w:top w:val="none" w:sz="0" w:space="0" w:color="auto"/>
        <w:left w:val="none" w:sz="0" w:space="0" w:color="auto"/>
        <w:bottom w:val="none" w:sz="0" w:space="0" w:color="auto"/>
        <w:right w:val="none" w:sz="0" w:space="0" w:color="auto"/>
      </w:divBdr>
      <w:divsChild>
        <w:div w:id="1084837345">
          <w:marLeft w:val="446"/>
          <w:marRight w:val="0"/>
          <w:marTop w:val="0"/>
          <w:marBottom w:val="0"/>
          <w:divBdr>
            <w:top w:val="none" w:sz="0" w:space="0" w:color="auto"/>
            <w:left w:val="none" w:sz="0" w:space="0" w:color="auto"/>
            <w:bottom w:val="none" w:sz="0" w:space="0" w:color="auto"/>
            <w:right w:val="none" w:sz="0" w:space="0" w:color="auto"/>
          </w:divBdr>
        </w:div>
        <w:div w:id="328336963">
          <w:marLeft w:val="446"/>
          <w:marRight w:val="0"/>
          <w:marTop w:val="0"/>
          <w:marBottom w:val="0"/>
          <w:divBdr>
            <w:top w:val="none" w:sz="0" w:space="0" w:color="auto"/>
            <w:left w:val="none" w:sz="0" w:space="0" w:color="auto"/>
            <w:bottom w:val="none" w:sz="0" w:space="0" w:color="auto"/>
            <w:right w:val="none" w:sz="0" w:space="0" w:color="auto"/>
          </w:divBdr>
        </w:div>
      </w:divsChild>
    </w:div>
    <w:div w:id="1997563656">
      <w:bodyDiv w:val="1"/>
      <w:marLeft w:val="0"/>
      <w:marRight w:val="0"/>
      <w:marTop w:val="0"/>
      <w:marBottom w:val="0"/>
      <w:divBdr>
        <w:top w:val="none" w:sz="0" w:space="0" w:color="auto"/>
        <w:left w:val="none" w:sz="0" w:space="0" w:color="auto"/>
        <w:bottom w:val="none" w:sz="0" w:space="0" w:color="auto"/>
        <w:right w:val="none" w:sz="0" w:space="0" w:color="auto"/>
      </w:divBdr>
      <w:divsChild>
        <w:div w:id="869105036">
          <w:marLeft w:val="446"/>
          <w:marRight w:val="0"/>
          <w:marTop w:val="0"/>
          <w:marBottom w:val="0"/>
          <w:divBdr>
            <w:top w:val="none" w:sz="0" w:space="0" w:color="auto"/>
            <w:left w:val="none" w:sz="0" w:space="0" w:color="auto"/>
            <w:bottom w:val="none" w:sz="0" w:space="0" w:color="auto"/>
            <w:right w:val="none" w:sz="0" w:space="0" w:color="auto"/>
          </w:divBdr>
        </w:div>
        <w:div w:id="1378433288">
          <w:marLeft w:val="446"/>
          <w:marRight w:val="0"/>
          <w:marTop w:val="0"/>
          <w:marBottom w:val="0"/>
          <w:divBdr>
            <w:top w:val="none" w:sz="0" w:space="0" w:color="auto"/>
            <w:left w:val="none" w:sz="0" w:space="0" w:color="auto"/>
            <w:bottom w:val="none" w:sz="0" w:space="0" w:color="auto"/>
            <w:right w:val="none" w:sz="0" w:space="0" w:color="auto"/>
          </w:divBdr>
        </w:div>
      </w:divsChild>
    </w:div>
    <w:div w:id="2039551036">
      <w:bodyDiv w:val="1"/>
      <w:marLeft w:val="0"/>
      <w:marRight w:val="0"/>
      <w:marTop w:val="0"/>
      <w:marBottom w:val="0"/>
      <w:divBdr>
        <w:top w:val="none" w:sz="0" w:space="0" w:color="auto"/>
        <w:left w:val="none" w:sz="0" w:space="0" w:color="auto"/>
        <w:bottom w:val="none" w:sz="0" w:space="0" w:color="auto"/>
        <w:right w:val="none" w:sz="0" w:space="0" w:color="auto"/>
      </w:divBdr>
      <w:divsChild>
        <w:div w:id="1105155586">
          <w:marLeft w:val="446"/>
          <w:marRight w:val="0"/>
          <w:marTop w:val="0"/>
          <w:marBottom w:val="0"/>
          <w:divBdr>
            <w:top w:val="none" w:sz="0" w:space="0" w:color="auto"/>
            <w:left w:val="none" w:sz="0" w:space="0" w:color="auto"/>
            <w:bottom w:val="none" w:sz="0" w:space="0" w:color="auto"/>
            <w:right w:val="none" w:sz="0" w:space="0" w:color="auto"/>
          </w:divBdr>
        </w:div>
        <w:div w:id="478422205">
          <w:marLeft w:val="446"/>
          <w:marRight w:val="0"/>
          <w:marTop w:val="0"/>
          <w:marBottom w:val="0"/>
          <w:divBdr>
            <w:top w:val="none" w:sz="0" w:space="0" w:color="auto"/>
            <w:left w:val="none" w:sz="0" w:space="0" w:color="auto"/>
            <w:bottom w:val="none" w:sz="0" w:space="0" w:color="auto"/>
            <w:right w:val="none" w:sz="0" w:space="0" w:color="auto"/>
          </w:divBdr>
        </w:div>
      </w:divsChild>
    </w:div>
    <w:div w:id="2061202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png"/><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hyperlink" Target="mailto:Matthieu.Dubois@pyxalis.com" TargetMode="Externa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34.jpg"/><Relationship Id="rId1"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BE0DF-C5D5-4C3E-928E-EA66C0D07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5947</Words>
  <Characters>32710</Characters>
  <Application>Microsoft Office Word</Application>
  <DocSecurity>0</DocSecurity>
  <Lines>272</Lines>
  <Paragraphs>77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Joaquim ESTOPINAN</dc:creator>
  <cp:keywords/>
  <dc:description/>
  <cp:lastModifiedBy>Joaquim Estopinan</cp:lastModifiedBy>
  <cp:revision>2</cp:revision>
  <cp:lastPrinted>2019-08-01T13:31:00Z</cp:lastPrinted>
  <dcterms:created xsi:type="dcterms:W3CDTF">2019-09-08T05:21:00Z</dcterms:created>
  <dcterms:modified xsi:type="dcterms:W3CDTF">2019-09-08T05:21:00Z</dcterms:modified>
</cp:coreProperties>
</file>